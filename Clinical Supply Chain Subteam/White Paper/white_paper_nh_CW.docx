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5DF4" w14:textId="26CC3C64" w:rsidR="001F0CC3" w:rsidRDefault="00F71454">
      <w:pPr>
        <w:pStyle w:val="a4"/>
      </w:pPr>
      <w:r>
        <w:rPr>
          <w:rFonts w:hint="eastAsia"/>
        </w:rPr>
        <w:t xml:space="preserve"> </w:t>
      </w:r>
      <w:r w:rsidR="003C32D0">
        <w:t>Simulation-Based Optimization of Clinical Trial Drug Supply Chains: A Practical Framework with AI-Assisted Implementation</w:t>
      </w:r>
    </w:p>
    <w:p w14:paraId="4B775DF5" w14:textId="77777777" w:rsidR="001F0CC3" w:rsidRDefault="003C32D0">
      <w:pPr>
        <w:pStyle w:val="Author"/>
      </w:pPr>
      <w:r>
        <w:t>Efficiency+ Trials — Clinical Supply Chain Subteam</w:t>
      </w:r>
    </w:p>
    <w:p w14:paraId="4B775DF6" w14:textId="77777777" w:rsidR="001F0CC3" w:rsidRDefault="003C32D0">
      <w:pPr>
        <w:pStyle w:val="a8"/>
      </w:pPr>
      <w:r>
        <w:t>October 2026</w:t>
      </w:r>
    </w:p>
    <w:sdt>
      <w:sdtPr>
        <w:rPr>
          <w:rFonts w:asciiTheme="minorHAnsi" w:eastAsiaTheme="minorEastAsia" w:hAnsiTheme="minorHAnsi" w:cstheme="minorBidi"/>
          <w:color w:val="auto"/>
          <w:sz w:val="24"/>
          <w:szCs w:val="24"/>
        </w:rPr>
        <w:id w:val="165527562"/>
        <w:docPartObj>
          <w:docPartGallery w:val="Table of Contents"/>
          <w:docPartUnique/>
        </w:docPartObj>
      </w:sdtPr>
      <w:sdtEndPr/>
      <w:sdtContent>
        <w:p w14:paraId="4B775DF7" w14:textId="77777777" w:rsidR="001F0CC3" w:rsidRDefault="003C32D0">
          <w:pPr>
            <w:pStyle w:val="TOC"/>
          </w:pPr>
          <w:r>
            <w:t>Table of Contents</w:t>
          </w:r>
        </w:p>
        <w:p w14:paraId="136FDA58" w14:textId="64F35C71" w:rsidR="00FE2EFF" w:rsidRDefault="003C32D0">
          <w:pPr>
            <w:pStyle w:val="TOC1"/>
            <w:tabs>
              <w:tab w:val="right" w:leader="dot" w:pos="9350"/>
            </w:tabs>
            <w:rPr>
              <w:noProof/>
            </w:rPr>
          </w:pPr>
          <w:r>
            <w:fldChar w:fldCharType="begin"/>
          </w:r>
          <w:r>
            <w:instrText>TOC \o "1-2" \h \z \u</w:instrText>
          </w:r>
          <w:r>
            <w:fldChar w:fldCharType="separate"/>
          </w:r>
          <w:hyperlink w:anchor="_Toc242094579" w:history="1">
            <w:r w:rsidR="00FE2EFF" w:rsidRPr="00187543">
              <w:rPr>
                <w:rStyle w:val="af"/>
                <w:noProof/>
              </w:rPr>
              <w:t>Simulation-Based Optimization of Clinical Trial Drug Supply Chains: A Practical Framework with AI-Assisted Implementation</w:t>
            </w:r>
            <w:r w:rsidR="00FE2EFF">
              <w:rPr>
                <w:noProof/>
                <w:webHidden/>
              </w:rPr>
              <w:tab/>
            </w:r>
            <w:r w:rsidR="00FE2EFF">
              <w:rPr>
                <w:noProof/>
                <w:webHidden/>
              </w:rPr>
              <w:fldChar w:fldCharType="begin"/>
            </w:r>
            <w:r w:rsidR="00FE2EFF">
              <w:rPr>
                <w:noProof/>
                <w:webHidden/>
              </w:rPr>
              <w:instrText xml:space="preserve"> PAGEREF _Toc242094579 \h </w:instrText>
            </w:r>
            <w:r w:rsidR="00FE2EFF">
              <w:rPr>
                <w:noProof/>
                <w:webHidden/>
              </w:rPr>
            </w:r>
            <w:r w:rsidR="00FE2EFF">
              <w:rPr>
                <w:noProof/>
                <w:webHidden/>
              </w:rPr>
              <w:fldChar w:fldCharType="separate"/>
            </w:r>
            <w:r w:rsidR="00FE2EFF">
              <w:rPr>
                <w:noProof/>
                <w:webHidden/>
              </w:rPr>
              <w:t>1</w:t>
            </w:r>
            <w:r w:rsidR="00FE2EFF">
              <w:rPr>
                <w:noProof/>
                <w:webHidden/>
              </w:rPr>
              <w:fldChar w:fldCharType="end"/>
            </w:r>
          </w:hyperlink>
        </w:p>
        <w:p w14:paraId="45182062" w14:textId="783EC07B" w:rsidR="00FE2EFF" w:rsidRDefault="00FE2EFF">
          <w:pPr>
            <w:pStyle w:val="TOC2"/>
            <w:tabs>
              <w:tab w:val="right" w:leader="dot" w:pos="9350"/>
            </w:tabs>
            <w:rPr>
              <w:noProof/>
            </w:rPr>
          </w:pPr>
          <w:hyperlink w:anchor="_Toc242094580" w:history="1">
            <w:r w:rsidRPr="00187543">
              <w:rPr>
                <w:rStyle w:val="af"/>
                <w:noProof/>
              </w:rPr>
              <w:t>1. Introduction</w:t>
            </w:r>
            <w:r>
              <w:rPr>
                <w:noProof/>
                <w:webHidden/>
              </w:rPr>
              <w:tab/>
            </w:r>
            <w:r>
              <w:rPr>
                <w:noProof/>
                <w:webHidden/>
              </w:rPr>
              <w:fldChar w:fldCharType="begin"/>
            </w:r>
            <w:r>
              <w:rPr>
                <w:noProof/>
                <w:webHidden/>
              </w:rPr>
              <w:instrText xml:space="preserve"> PAGEREF _Toc242094580 \h </w:instrText>
            </w:r>
            <w:r>
              <w:rPr>
                <w:noProof/>
                <w:webHidden/>
              </w:rPr>
            </w:r>
            <w:r>
              <w:rPr>
                <w:noProof/>
                <w:webHidden/>
              </w:rPr>
              <w:fldChar w:fldCharType="separate"/>
            </w:r>
            <w:r>
              <w:rPr>
                <w:noProof/>
                <w:webHidden/>
              </w:rPr>
              <w:t>2</w:t>
            </w:r>
            <w:r>
              <w:rPr>
                <w:noProof/>
                <w:webHidden/>
              </w:rPr>
              <w:fldChar w:fldCharType="end"/>
            </w:r>
          </w:hyperlink>
        </w:p>
        <w:p w14:paraId="499F3534" w14:textId="1BE1786D" w:rsidR="00FE2EFF" w:rsidRDefault="00FE2EFF">
          <w:pPr>
            <w:pStyle w:val="TOC2"/>
            <w:tabs>
              <w:tab w:val="right" w:leader="dot" w:pos="9350"/>
            </w:tabs>
            <w:rPr>
              <w:noProof/>
            </w:rPr>
          </w:pPr>
          <w:hyperlink w:anchor="_Toc242094581" w:history="1">
            <w:r w:rsidRPr="00187543">
              <w:rPr>
                <w:rStyle w:val="af"/>
                <w:noProof/>
              </w:rPr>
              <w:t>2. Clinical Trial Supply Chain: Structure and Challenges</w:t>
            </w:r>
            <w:r>
              <w:rPr>
                <w:noProof/>
                <w:webHidden/>
              </w:rPr>
              <w:tab/>
            </w:r>
            <w:r>
              <w:rPr>
                <w:noProof/>
                <w:webHidden/>
              </w:rPr>
              <w:fldChar w:fldCharType="begin"/>
            </w:r>
            <w:r>
              <w:rPr>
                <w:noProof/>
                <w:webHidden/>
              </w:rPr>
              <w:instrText xml:space="preserve"> PAGEREF _Toc242094581 \h </w:instrText>
            </w:r>
            <w:r>
              <w:rPr>
                <w:noProof/>
                <w:webHidden/>
              </w:rPr>
            </w:r>
            <w:r>
              <w:rPr>
                <w:noProof/>
                <w:webHidden/>
              </w:rPr>
              <w:fldChar w:fldCharType="separate"/>
            </w:r>
            <w:r>
              <w:rPr>
                <w:noProof/>
                <w:webHidden/>
              </w:rPr>
              <w:t>3</w:t>
            </w:r>
            <w:r>
              <w:rPr>
                <w:noProof/>
                <w:webHidden/>
              </w:rPr>
              <w:fldChar w:fldCharType="end"/>
            </w:r>
          </w:hyperlink>
        </w:p>
        <w:p w14:paraId="7BC8F16A" w14:textId="26ADBAC6" w:rsidR="00FE2EFF" w:rsidRDefault="00FE2EFF">
          <w:pPr>
            <w:pStyle w:val="TOC2"/>
            <w:tabs>
              <w:tab w:val="right" w:leader="dot" w:pos="9350"/>
            </w:tabs>
            <w:rPr>
              <w:noProof/>
            </w:rPr>
          </w:pPr>
          <w:hyperlink w:anchor="_Toc242094582" w:history="1">
            <w:r w:rsidRPr="00187543">
              <w:rPr>
                <w:rStyle w:val="af"/>
                <w:noProof/>
              </w:rPr>
              <w:t>3. Stochastic Simulation Framework</w:t>
            </w:r>
            <w:r>
              <w:rPr>
                <w:noProof/>
                <w:webHidden/>
              </w:rPr>
              <w:tab/>
            </w:r>
            <w:r>
              <w:rPr>
                <w:noProof/>
                <w:webHidden/>
              </w:rPr>
              <w:fldChar w:fldCharType="begin"/>
            </w:r>
            <w:r>
              <w:rPr>
                <w:noProof/>
                <w:webHidden/>
              </w:rPr>
              <w:instrText xml:space="preserve"> PAGEREF _Toc242094582 \h </w:instrText>
            </w:r>
            <w:r>
              <w:rPr>
                <w:noProof/>
                <w:webHidden/>
              </w:rPr>
            </w:r>
            <w:r>
              <w:rPr>
                <w:noProof/>
                <w:webHidden/>
              </w:rPr>
              <w:fldChar w:fldCharType="separate"/>
            </w:r>
            <w:r>
              <w:rPr>
                <w:noProof/>
                <w:webHidden/>
              </w:rPr>
              <w:t>6</w:t>
            </w:r>
            <w:r>
              <w:rPr>
                <w:noProof/>
                <w:webHidden/>
              </w:rPr>
              <w:fldChar w:fldCharType="end"/>
            </w:r>
          </w:hyperlink>
        </w:p>
        <w:p w14:paraId="66E2746E" w14:textId="2C5C3D0C" w:rsidR="00FE2EFF" w:rsidRDefault="00FE2EFF">
          <w:pPr>
            <w:pStyle w:val="TOC2"/>
            <w:tabs>
              <w:tab w:val="right" w:leader="dot" w:pos="9350"/>
            </w:tabs>
            <w:rPr>
              <w:noProof/>
            </w:rPr>
          </w:pPr>
          <w:hyperlink w:anchor="_Toc242094583" w:history="1">
            <w:r w:rsidRPr="00187543">
              <w:rPr>
                <w:rStyle w:val="af"/>
                <w:noProof/>
              </w:rPr>
              <w:t>4. Sensitivity Analysis and Parameter Optimization</w:t>
            </w:r>
            <w:r>
              <w:rPr>
                <w:noProof/>
                <w:webHidden/>
              </w:rPr>
              <w:tab/>
            </w:r>
            <w:r>
              <w:rPr>
                <w:noProof/>
                <w:webHidden/>
              </w:rPr>
              <w:fldChar w:fldCharType="begin"/>
            </w:r>
            <w:r>
              <w:rPr>
                <w:noProof/>
                <w:webHidden/>
              </w:rPr>
              <w:instrText xml:space="preserve"> PAGEREF _Toc242094583 \h </w:instrText>
            </w:r>
            <w:r>
              <w:rPr>
                <w:noProof/>
                <w:webHidden/>
              </w:rPr>
            </w:r>
            <w:r>
              <w:rPr>
                <w:noProof/>
                <w:webHidden/>
              </w:rPr>
              <w:fldChar w:fldCharType="separate"/>
            </w:r>
            <w:r>
              <w:rPr>
                <w:noProof/>
                <w:webHidden/>
              </w:rPr>
              <w:t>11</w:t>
            </w:r>
            <w:r>
              <w:rPr>
                <w:noProof/>
                <w:webHidden/>
              </w:rPr>
              <w:fldChar w:fldCharType="end"/>
            </w:r>
          </w:hyperlink>
        </w:p>
        <w:p w14:paraId="189982CB" w14:textId="09E4C735" w:rsidR="00FE2EFF" w:rsidRDefault="00FE2EFF">
          <w:pPr>
            <w:pStyle w:val="TOC2"/>
            <w:tabs>
              <w:tab w:val="right" w:leader="dot" w:pos="9350"/>
            </w:tabs>
            <w:rPr>
              <w:noProof/>
            </w:rPr>
          </w:pPr>
          <w:hyperlink w:anchor="_Toc242094584" w:history="1">
            <w:r w:rsidRPr="00187543">
              <w:rPr>
                <w:rStyle w:val="af"/>
                <w:noProof/>
              </w:rPr>
              <w:t>5. AI-Assisted Implementation: The SKILL Approach</w:t>
            </w:r>
            <w:r>
              <w:rPr>
                <w:noProof/>
                <w:webHidden/>
              </w:rPr>
              <w:tab/>
            </w:r>
            <w:r>
              <w:rPr>
                <w:noProof/>
                <w:webHidden/>
              </w:rPr>
              <w:fldChar w:fldCharType="begin"/>
            </w:r>
            <w:r>
              <w:rPr>
                <w:noProof/>
                <w:webHidden/>
              </w:rPr>
              <w:instrText xml:space="preserve"> PAGEREF _Toc242094584 \h </w:instrText>
            </w:r>
            <w:r>
              <w:rPr>
                <w:noProof/>
                <w:webHidden/>
              </w:rPr>
            </w:r>
            <w:r>
              <w:rPr>
                <w:noProof/>
                <w:webHidden/>
              </w:rPr>
              <w:fldChar w:fldCharType="separate"/>
            </w:r>
            <w:r>
              <w:rPr>
                <w:noProof/>
                <w:webHidden/>
              </w:rPr>
              <w:t>16</w:t>
            </w:r>
            <w:r>
              <w:rPr>
                <w:noProof/>
                <w:webHidden/>
              </w:rPr>
              <w:fldChar w:fldCharType="end"/>
            </w:r>
          </w:hyperlink>
        </w:p>
        <w:p w14:paraId="543B6FA0" w14:textId="2607708E" w:rsidR="00FE2EFF" w:rsidRDefault="00FE2EFF">
          <w:pPr>
            <w:pStyle w:val="TOC2"/>
            <w:tabs>
              <w:tab w:val="right" w:leader="dot" w:pos="9350"/>
            </w:tabs>
            <w:rPr>
              <w:noProof/>
            </w:rPr>
          </w:pPr>
          <w:hyperlink w:anchor="_Toc242094585" w:history="1">
            <w:r w:rsidRPr="00187543">
              <w:rPr>
                <w:rStyle w:val="af"/>
                <w:noProof/>
              </w:rPr>
              <w:t>6. Discussion</w:t>
            </w:r>
            <w:r>
              <w:rPr>
                <w:noProof/>
                <w:webHidden/>
              </w:rPr>
              <w:tab/>
            </w:r>
            <w:r>
              <w:rPr>
                <w:noProof/>
                <w:webHidden/>
              </w:rPr>
              <w:fldChar w:fldCharType="begin"/>
            </w:r>
            <w:r>
              <w:rPr>
                <w:noProof/>
                <w:webHidden/>
              </w:rPr>
              <w:instrText xml:space="preserve"> PAGEREF _Toc242094585 \h </w:instrText>
            </w:r>
            <w:r>
              <w:rPr>
                <w:noProof/>
                <w:webHidden/>
              </w:rPr>
            </w:r>
            <w:r>
              <w:rPr>
                <w:noProof/>
                <w:webHidden/>
              </w:rPr>
              <w:fldChar w:fldCharType="separate"/>
            </w:r>
            <w:r>
              <w:rPr>
                <w:noProof/>
                <w:webHidden/>
              </w:rPr>
              <w:t>21</w:t>
            </w:r>
            <w:r>
              <w:rPr>
                <w:noProof/>
                <w:webHidden/>
              </w:rPr>
              <w:fldChar w:fldCharType="end"/>
            </w:r>
          </w:hyperlink>
        </w:p>
        <w:p w14:paraId="07362AB7" w14:textId="708898EC" w:rsidR="00FE2EFF" w:rsidRDefault="00FE2EFF">
          <w:pPr>
            <w:pStyle w:val="TOC2"/>
            <w:tabs>
              <w:tab w:val="right" w:leader="dot" w:pos="9350"/>
            </w:tabs>
            <w:rPr>
              <w:noProof/>
            </w:rPr>
          </w:pPr>
          <w:hyperlink w:anchor="_Toc242094586" w:history="1">
            <w:r w:rsidRPr="00187543">
              <w:rPr>
                <w:rStyle w:val="af"/>
                <w:noProof/>
              </w:rPr>
              <w:t>7. Conclusion</w:t>
            </w:r>
            <w:r>
              <w:rPr>
                <w:noProof/>
                <w:webHidden/>
              </w:rPr>
              <w:tab/>
            </w:r>
            <w:r>
              <w:rPr>
                <w:noProof/>
                <w:webHidden/>
              </w:rPr>
              <w:fldChar w:fldCharType="begin"/>
            </w:r>
            <w:r>
              <w:rPr>
                <w:noProof/>
                <w:webHidden/>
              </w:rPr>
              <w:instrText xml:space="preserve"> PAGEREF _Toc242094586 \h </w:instrText>
            </w:r>
            <w:r>
              <w:rPr>
                <w:noProof/>
                <w:webHidden/>
              </w:rPr>
            </w:r>
            <w:r>
              <w:rPr>
                <w:noProof/>
                <w:webHidden/>
              </w:rPr>
              <w:fldChar w:fldCharType="separate"/>
            </w:r>
            <w:r>
              <w:rPr>
                <w:noProof/>
                <w:webHidden/>
              </w:rPr>
              <w:t>23</w:t>
            </w:r>
            <w:r>
              <w:rPr>
                <w:noProof/>
                <w:webHidden/>
              </w:rPr>
              <w:fldChar w:fldCharType="end"/>
            </w:r>
          </w:hyperlink>
        </w:p>
        <w:p w14:paraId="44115CF0" w14:textId="44333381" w:rsidR="00FE2EFF" w:rsidRDefault="00FE2EFF">
          <w:pPr>
            <w:pStyle w:val="TOC2"/>
            <w:tabs>
              <w:tab w:val="right" w:leader="dot" w:pos="9350"/>
            </w:tabs>
            <w:rPr>
              <w:noProof/>
            </w:rPr>
          </w:pPr>
          <w:hyperlink w:anchor="_Toc242094587" w:history="1">
            <w:r w:rsidRPr="00187543">
              <w:rPr>
                <w:rStyle w:val="af"/>
                <w:noProof/>
              </w:rPr>
              <w:t>Supply teams should treat simulation-based planning as a standard operational tool. It can test supply policies before patients or live inventory face the consequences. Rigorous modeling, structured AI assistance, and accountable human oversight are ready for operational use today when teams apply them within a controlled, tested, and approved process.</w:t>
            </w:r>
            <w:r>
              <w:rPr>
                <w:noProof/>
                <w:webHidden/>
              </w:rPr>
              <w:tab/>
            </w:r>
            <w:r>
              <w:rPr>
                <w:noProof/>
                <w:webHidden/>
              </w:rPr>
              <w:fldChar w:fldCharType="begin"/>
            </w:r>
            <w:r>
              <w:rPr>
                <w:noProof/>
                <w:webHidden/>
              </w:rPr>
              <w:instrText xml:space="preserve"> PAGEREF _Toc242094587 \h </w:instrText>
            </w:r>
            <w:r>
              <w:rPr>
                <w:noProof/>
                <w:webHidden/>
              </w:rPr>
            </w:r>
            <w:r>
              <w:rPr>
                <w:noProof/>
                <w:webHidden/>
              </w:rPr>
              <w:fldChar w:fldCharType="separate"/>
            </w:r>
            <w:r>
              <w:rPr>
                <w:noProof/>
                <w:webHidden/>
              </w:rPr>
              <w:t>24</w:t>
            </w:r>
            <w:r>
              <w:rPr>
                <w:noProof/>
                <w:webHidden/>
              </w:rPr>
              <w:fldChar w:fldCharType="end"/>
            </w:r>
          </w:hyperlink>
        </w:p>
        <w:p w14:paraId="69272E57" w14:textId="2335E42D" w:rsidR="00FE2EFF" w:rsidRDefault="00FE2EFF">
          <w:pPr>
            <w:pStyle w:val="TOC2"/>
            <w:tabs>
              <w:tab w:val="right" w:leader="dot" w:pos="9350"/>
            </w:tabs>
            <w:rPr>
              <w:noProof/>
            </w:rPr>
          </w:pPr>
          <w:hyperlink w:anchor="_Toc242094588" w:history="1">
            <w:r w:rsidRPr="00187543">
              <w:rPr>
                <w:rStyle w:val="af"/>
                <w:noProof/>
              </w:rPr>
              <w:t>References</w:t>
            </w:r>
            <w:r>
              <w:rPr>
                <w:noProof/>
                <w:webHidden/>
              </w:rPr>
              <w:tab/>
            </w:r>
            <w:r>
              <w:rPr>
                <w:noProof/>
                <w:webHidden/>
              </w:rPr>
              <w:fldChar w:fldCharType="begin"/>
            </w:r>
            <w:r>
              <w:rPr>
                <w:noProof/>
                <w:webHidden/>
              </w:rPr>
              <w:instrText xml:space="preserve"> PAGEREF _Toc242094588 \h </w:instrText>
            </w:r>
            <w:r>
              <w:rPr>
                <w:noProof/>
                <w:webHidden/>
              </w:rPr>
            </w:r>
            <w:r>
              <w:rPr>
                <w:noProof/>
                <w:webHidden/>
              </w:rPr>
              <w:fldChar w:fldCharType="separate"/>
            </w:r>
            <w:r>
              <w:rPr>
                <w:noProof/>
                <w:webHidden/>
              </w:rPr>
              <w:t>24</w:t>
            </w:r>
            <w:r>
              <w:rPr>
                <w:noProof/>
                <w:webHidden/>
              </w:rPr>
              <w:fldChar w:fldCharType="end"/>
            </w:r>
          </w:hyperlink>
        </w:p>
        <w:p w14:paraId="1F29A091" w14:textId="612A645A" w:rsidR="00FE2EFF" w:rsidRDefault="00FE2EFF">
          <w:pPr>
            <w:pStyle w:val="TOC2"/>
            <w:tabs>
              <w:tab w:val="right" w:leader="dot" w:pos="9350"/>
            </w:tabs>
            <w:rPr>
              <w:noProof/>
            </w:rPr>
          </w:pPr>
          <w:hyperlink w:anchor="_Toc242094589" w:history="1">
            <w:r w:rsidRPr="00187543">
              <w:rPr>
                <w:rStyle w:val="af"/>
                <w:noProof/>
              </w:rPr>
              <w:t>Appendix A: Example Trial Design and Simulation Parameters</w:t>
            </w:r>
            <w:r>
              <w:rPr>
                <w:noProof/>
                <w:webHidden/>
              </w:rPr>
              <w:tab/>
            </w:r>
            <w:r>
              <w:rPr>
                <w:noProof/>
                <w:webHidden/>
              </w:rPr>
              <w:fldChar w:fldCharType="begin"/>
            </w:r>
            <w:r>
              <w:rPr>
                <w:noProof/>
                <w:webHidden/>
              </w:rPr>
              <w:instrText xml:space="preserve"> PAGEREF _Toc242094589 \h </w:instrText>
            </w:r>
            <w:r>
              <w:rPr>
                <w:noProof/>
                <w:webHidden/>
              </w:rPr>
            </w:r>
            <w:r>
              <w:rPr>
                <w:noProof/>
                <w:webHidden/>
              </w:rPr>
              <w:fldChar w:fldCharType="separate"/>
            </w:r>
            <w:r>
              <w:rPr>
                <w:noProof/>
                <w:webHidden/>
              </w:rPr>
              <w:t>24</w:t>
            </w:r>
            <w:r>
              <w:rPr>
                <w:noProof/>
                <w:webHidden/>
              </w:rPr>
              <w:fldChar w:fldCharType="end"/>
            </w:r>
          </w:hyperlink>
        </w:p>
        <w:p w14:paraId="4B775DF8" w14:textId="1B018FCD" w:rsidR="001F0CC3" w:rsidRDefault="003C32D0">
          <w:r>
            <w:fldChar w:fldCharType="end"/>
          </w:r>
        </w:p>
      </w:sdtContent>
    </w:sdt>
    <w:p w14:paraId="4B775DF9" w14:textId="77777777" w:rsidR="001F0CC3" w:rsidRDefault="003C32D0">
      <w:pPr>
        <w:pStyle w:val="1"/>
      </w:pPr>
      <w:bookmarkStart w:id="0" w:name="_Toc242094579"/>
      <w:bookmarkStart w:id="1" w:name="X8f6fde53530f97e7162695d7f95d0dacc1f67e6"/>
      <w:r>
        <w:t>Simulation-Based Optimization of Clinical Trial Drug Supply Chains: A Practical Framework with AI-Assisted Implementation</w:t>
      </w:r>
      <w:bookmarkEnd w:id="0"/>
    </w:p>
    <w:p w14:paraId="4B775DFA" w14:textId="77777777" w:rsidR="001F0CC3" w:rsidRDefault="00332405">
      <w:r>
        <w:pict w14:anchorId="4B77609F">
          <v:rect id="_x0000_i1025" style="width:0;height:1.5pt" o:hralign="center" o:hrstd="t" o:hr="t"/>
        </w:pict>
      </w:r>
    </w:p>
    <w:p w14:paraId="4B775DFB" w14:textId="77777777" w:rsidR="001F0CC3" w:rsidRDefault="003C32D0">
      <w:pPr>
        <w:pStyle w:val="2"/>
      </w:pPr>
      <w:bookmarkStart w:id="2" w:name="_Toc242094580"/>
      <w:bookmarkStart w:id="3" w:name="introduction"/>
      <w:r>
        <w:lastRenderedPageBreak/>
        <w:t xml:space="preserve">1. </w:t>
      </w:r>
      <w:commentRangeStart w:id="4"/>
      <w:commentRangeStart w:id="5"/>
      <w:commentRangeStart w:id="6"/>
      <w:r>
        <w:t>Introduction</w:t>
      </w:r>
      <w:bookmarkEnd w:id="2"/>
      <w:commentRangeEnd w:id="6"/>
      <w:r w:rsidR="00EC1507">
        <w:rPr>
          <w:rStyle w:val="af0"/>
          <w:sz w:val="32"/>
          <w:szCs w:val="32"/>
        </w:rPr>
        <w:commentReference w:id="6"/>
      </w:r>
      <w:commentRangeEnd w:id="4"/>
      <w:r w:rsidR="002177D4">
        <w:rPr>
          <w:rStyle w:val="af0"/>
          <w:sz w:val="32"/>
          <w:szCs w:val="32"/>
        </w:rPr>
        <w:commentReference w:id="4"/>
      </w:r>
      <w:commentRangeEnd w:id="5"/>
      <w:r w:rsidR="005C1BBC">
        <w:rPr>
          <w:rStyle w:val="af0"/>
          <w:sz w:val="32"/>
          <w:szCs w:val="32"/>
        </w:rPr>
        <w:commentReference w:id="5"/>
      </w:r>
    </w:p>
    <w:p w14:paraId="4B775DFC" w14:textId="77777777" w:rsidR="001F0CC3" w:rsidRDefault="003C32D0">
      <w:pPr>
        <w:pStyle w:val="FirstParagraph"/>
      </w:pPr>
      <w:r>
        <w:t>Clinical trial supply teams must deliver the right drug to the right patient at the right time. They must also limit unused drug and control shipping costs. These goals compete with one another.</w:t>
      </w:r>
    </w:p>
    <w:p w14:paraId="4B775DFD" w14:textId="77777777" w:rsidR="001F0CC3" w:rsidRDefault="003C32D0">
      <w:pPr>
        <w:pStyle w:val="a0"/>
      </w:pPr>
      <w:r>
        <w:t>Holding more stock can prevent stock-outs. A stock-out means that no usable kit is available when a patient needs treatment. However, excess stock may expire before sites can use it. Smaller and more frequent shipments can reduce expiry, but they increase freight, packaging, and handling costs. No single supply setting produces the best result for service, waste, and cost at the same time.</w:t>
      </w:r>
    </w:p>
    <w:p w14:paraId="4B775DFE" w14:textId="77777777" w:rsidR="001F0CC3" w:rsidRDefault="003C32D0">
      <w:pPr>
        <w:pStyle w:val="a0"/>
      </w:pPr>
      <w:r>
        <w:t>This challenge is becoming harder as trials grow more global and complex. Many studies include several countries, depots, treatment groups, and dose levels. Some use adaptive designs, which allow trial rules to change as information becomes available. Patient enrollment remains difficult to predict. Sites may open late, recruit at different speeds, or enroll no patients at all.</w:t>
      </w:r>
    </w:p>
    <w:p w14:paraId="4B775DFF" w14:textId="77777777" w:rsidR="001F0CC3" w:rsidRDefault="003C32D0">
      <w:pPr>
        <w:pStyle w:val="a0"/>
      </w:pPr>
      <w:r>
        <w:t>Cold-chain biologics add further pressure. Biologics are drugs made from living cells or organisms. Cold chain means that the drug requires temperature-controlled storage and transport. Each shipment may therefore be expensive, while every expired kit represents wasted manufacturing effort, packaging, energy, transport, and disposal. Sponsors also face growing scrutiny over this environmental footprint.</w:t>
      </w:r>
    </w:p>
    <w:p w14:paraId="4B775E00" w14:textId="77777777" w:rsidR="001F0CC3" w:rsidRDefault="003C32D0">
      <w:pPr>
        <w:pStyle w:val="a0"/>
      </w:pPr>
      <w:r>
        <w:t>Many supply teams still manage uncertainty through fixed extra quantities and rules of thumb. These methods can provide useful protection, but they do not show how connected decisions affect the full supply chain. A rule that lowers expiry at sites may simply move expiry to a depot. A large manufacturing buffer may reduce shortages while creating substantial waste.</w:t>
      </w:r>
    </w:p>
    <w:p w14:paraId="4B775E01" w14:textId="77777777" w:rsidR="001F0CC3" w:rsidRDefault="003C32D0">
      <w:pPr>
        <w:pStyle w:val="a0"/>
      </w:pPr>
      <w:r>
        <w:t>This paper presents a practical alternative. First, it provides a practical simulation framework applied to a hypothetical but realistic trial design: a 250-patient, double-blind, weight-based dose-finding study across 23 global sites. This type of design — where patients are stratified by body weight and receive different kit quantities accordingly — is common in Phase 3 development. The framework tests uncertain enrollment, patient dropout, treatment assignment, resupply, shipping, and expiry, and quantifies the trade-off between drug waste and stock-outs. Second, it presents the SKILL approach, a structured workflow for using an artificial intelligence coding assistant. The approach helps clinical operations teams build and run simulations with less dependence on a dedicated programming resource, while keeping human review, testing, and approval central.</w:t>
      </w:r>
    </w:p>
    <w:p w14:paraId="4B775E02" w14:textId="77777777" w:rsidR="001F0CC3" w:rsidRDefault="003C32D0">
      <w:pPr>
        <w:pStyle w:val="a0"/>
      </w:pPr>
      <w:r>
        <w:t>Section 2 describes the supply chain structure and challenges; Section 3 presents the simulation framework; Section 4 reports sensitivity analysis findings; Section 5 describes the AI-assisted implementation approach; Sections 6 and 7 discuss implications and conclusions.</w:t>
      </w:r>
    </w:p>
    <w:p w14:paraId="4B775E03" w14:textId="77777777" w:rsidR="001F0CC3" w:rsidRDefault="00332405">
      <w:r>
        <w:lastRenderedPageBreak/>
        <w:pict w14:anchorId="4B7760A0">
          <v:rect id="_x0000_i1026" style="width:0;height:1.5pt" o:hralign="center" o:hrstd="t" o:hr="t"/>
        </w:pict>
      </w:r>
    </w:p>
    <w:p w14:paraId="4B775E04" w14:textId="77777777" w:rsidR="001F0CC3" w:rsidRDefault="003C32D0">
      <w:pPr>
        <w:pStyle w:val="2"/>
      </w:pPr>
      <w:bookmarkStart w:id="7" w:name="_Toc242094581"/>
      <w:bookmarkStart w:id="8" w:name="X69ed505ad2dc50eaeaec484cd75ad902fdbaa31"/>
      <w:bookmarkEnd w:id="3"/>
      <w:r>
        <w:t>2. Clinical Trial Supply Chain: Structure and Challenges</w:t>
      </w:r>
      <w:bookmarkEnd w:id="7"/>
    </w:p>
    <w:p w14:paraId="4B775E05" w14:textId="77777777" w:rsidR="001F0CC3" w:rsidRDefault="003C32D0">
      <w:pPr>
        <w:pStyle w:val="FirstParagraph"/>
      </w:pPr>
      <w:r>
        <w:t>A clinical trial supply chain moves drug through several connected locations. A typical flow starts at the manufacturer. Drug then moves to a central depot in the European Union, onward to regional depots, such as a depot in China, and finally to clinical sites and patients.</w:t>
      </w:r>
    </w:p>
    <w:p w14:paraId="4B775E06" w14:textId="77777777" w:rsidR="001F0CC3" w:rsidRDefault="003C32D0">
      <w:pPr>
        <w:pStyle w:val="a0"/>
      </w:pPr>
      <w:r>
        <w:t>The flow is usually one way:</w:t>
      </w:r>
    </w:p>
    <w:p w14:paraId="4B775E07" w14:textId="77777777" w:rsidR="001F0CC3" w:rsidRDefault="003C32D0">
      <w:pPr>
        <w:pStyle w:val="a0"/>
      </w:pPr>
      <w:r>
        <w:rPr>
          <w:b/>
          <w:bCs/>
        </w:rPr>
        <w:t>Manufacturer → EU central depot → regional depots → clinical sites → patients</w:t>
      </w:r>
    </w:p>
    <w:p w14:paraId="4B775E08" w14:textId="77777777" w:rsidR="001F0CC3" w:rsidRDefault="003C32D0">
      <w:pPr>
        <w:pStyle w:val="a0"/>
      </w:pPr>
      <w:r>
        <w:t>Returning or redirecting drug is often difficult. Labels, import permits, and quality requirements may differ by country. Customs clearance can take weeks or even months. A delay at one border can therefore affect patient visits much later in the chain.</w:t>
      </w:r>
    </w:p>
    <w:p w14:paraId="4B775E09" w14:textId="5C8673A9" w:rsidR="001F0CC3" w:rsidRDefault="00D52E73">
      <w:pPr>
        <w:pStyle w:val="3"/>
      </w:pPr>
      <w:bookmarkStart w:id="9" w:name="X9f4b2bf26cb93bf46159f37336e1a375702be63"/>
      <w:ins w:id="10" w:author="Wang, Cunyi [CN]" w:date="2026-10-12T15:31:00Z" w16du:dateUtc="2026-10-12T07:31:00Z">
        <w:r>
          <w:rPr>
            <w:rFonts w:hint="eastAsia"/>
          </w:rPr>
          <w:t xml:space="preserve">2.1 </w:t>
        </w:r>
      </w:ins>
      <w:r w:rsidR="003C32D0">
        <w:t>Manufacturing starts before demand is clear</w:t>
      </w:r>
    </w:p>
    <w:p w14:paraId="4B775E0A" w14:textId="77777777" w:rsidR="001F0CC3" w:rsidRDefault="003C32D0">
      <w:pPr>
        <w:pStyle w:val="FirstParagraph"/>
      </w:pPr>
      <w:r>
        <w:t>Manufacturers produce clinical drug in batches. Each batch contains a set quantity, even when the study does not yet know exactly how much it will need.</w:t>
      </w:r>
    </w:p>
    <w:p w14:paraId="4B775E0B" w14:textId="77777777" w:rsidR="001F0CC3" w:rsidRDefault="003C32D0">
      <w:pPr>
        <w:pStyle w:val="a0"/>
      </w:pPr>
      <w:r>
        <w:t>During Phase 1 and Phase 2 trials, a Product Development team may make small batches in-house. These teams can often respond more quickly to changes, although their capacity may be limited.</w:t>
      </w:r>
    </w:p>
    <w:p w14:paraId="4B775E0C" w14:textId="77777777" w:rsidR="001F0CC3" w:rsidRDefault="003C32D0">
      <w:pPr>
        <w:pStyle w:val="a0"/>
      </w:pPr>
      <w:r>
        <w:t>Phase 3 usually brings a major shift. Production often moves to a large commercial manufacturer that may later supply pharmacies after approval. This manufacturer can produce much larger volumes. It also tends to require larger minimum batches, longer planning cycles, and earlier commitments. The supply team has less flexibility to respond to changing enrollment.</w:t>
      </w:r>
    </w:p>
    <w:p w14:paraId="4B775E0D" w14:textId="77777777" w:rsidR="001F0CC3" w:rsidRDefault="003C32D0">
      <w:pPr>
        <w:pStyle w:val="a0"/>
      </w:pPr>
      <w:r>
        <w:t>As a result, production begins before final demand is known. If enrollment is slower than expected, drug may expire. If enrollment is faster than expected, the study may run short. This uncertainty creates an inherent risk of waste.</w:t>
      </w:r>
    </w:p>
    <w:p w14:paraId="4B775E0E" w14:textId="0BA1D073" w:rsidR="001F0CC3" w:rsidRDefault="00D52E73">
      <w:pPr>
        <w:pStyle w:val="3"/>
      </w:pPr>
      <w:bookmarkStart w:id="11" w:name="the-three-tier-inventory-system"/>
      <w:bookmarkEnd w:id="9"/>
      <w:ins w:id="12" w:author="Wang, Cunyi [CN]" w:date="2026-10-12T15:31:00Z" w16du:dateUtc="2026-10-12T07:31:00Z">
        <w:r>
          <w:rPr>
            <w:rFonts w:hint="eastAsia"/>
          </w:rPr>
          <w:t xml:space="preserve">2.2 </w:t>
        </w:r>
      </w:ins>
      <w:r w:rsidR="003C32D0">
        <w:t>The three-tier inventory system</w:t>
      </w:r>
    </w:p>
    <w:p w14:paraId="4B775E0F" w14:textId="77777777" w:rsidR="001F0CC3" w:rsidRDefault="003C32D0">
      <w:pPr>
        <w:pStyle w:val="FirstParagraph"/>
      </w:pPr>
      <w:r>
        <w:t>This paper models three inventory tiers: the EU central depot, regional depots, and clinical sites. Each tier has different operating needs.</w:t>
      </w:r>
    </w:p>
    <w:p w14:paraId="4B775E10" w14:textId="77777777" w:rsidR="001F0CC3" w:rsidRDefault="003C32D0">
      <w:pPr>
        <w:pStyle w:val="a0"/>
      </w:pPr>
      <w:r>
        <w:t>At study start, the supply team sends a defined initial quantity to the central and regional depots. It also sends starting stock to each site when that site opens. Initial stock is a separate decision from ongoing resupply. Too little starting stock can cause an early stock-out. A stock-out means that no usable kit of the required treatment is available when needed. Too much starting stock can lead to expiry, especially at sites that enroll few patients.</w:t>
      </w:r>
    </w:p>
    <w:p w14:paraId="4B775E11" w14:textId="77777777" w:rsidR="001F0CC3" w:rsidRDefault="003C32D0">
      <w:pPr>
        <w:pStyle w:val="a0"/>
      </w:pPr>
      <w:r>
        <w:lastRenderedPageBreak/>
        <w:t>The sensitivity analysis in Section 4 did not vary initial site stock. This setting remains an important candidate for future optimization.</w:t>
      </w:r>
    </w:p>
    <w:p w14:paraId="4B775E12" w14:textId="77777777" w:rsidR="001F0CC3" w:rsidRDefault="003C32D0">
      <w:pPr>
        <w:pStyle w:val="a0"/>
      </w:pPr>
      <w:r>
        <w:t>After the study starts, automatic resupply rules maintain inventory. When usable stock falls below a set minimum, the system triggers a new shipment. The resupply threshold must provide enough protection against uncertain demand and delivery delays. However, a high threshold can place excess drug at slow-enrolling sites.</w:t>
      </w:r>
    </w:p>
    <w:p w14:paraId="4B775E13" w14:textId="77777777" w:rsidR="001F0CC3" w:rsidRDefault="003C32D0">
      <w:pPr>
        <w:pStyle w:val="a0"/>
      </w:pPr>
      <w:r>
        <w:t xml:space="preserve">Sites normally follow </w:t>
      </w:r>
      <w:commentRangeStart w:id="13"/>
      <w:commentRangeStart w:id="14"/>
      <w:r>
        <w:rPr>
          <w:b/>
          <w:bCs/>
        </w:rPr>
        <w:t>First Expired, First Out</w:t>
      </w:r>
      <w:commentRangeEnd w:id="13"/>
      <w:r w:rsidR="008A584F">
        <w:rPr>
          <w:rStyle w:val="af0"/>
          <w:sz w:val="24"/>
          <w:szCs w:val="24"/>
        </w:rPr>
        <w:commentReference w:id="13"/>
      </w:r>
      <w:commentRangeEnd w:id="14"/>
      <w:r w:rsidR="00B50850">
        <w:rPr>
          <w:rStyle w:val="af0"/>
          <w:sz w:val="24"/>
          <w:szCs w:val="24"/>
        </w:rPr>
        <w:commentReference w:id="14"/>
      </w:r>
      <w:r>
        <w:t>, or FEFO. This means staff dispense the kit with the earliest expiry date first. FEFO reduces avoidable expiry. It cannot prevent expiry when a site holds more stock than it can use.</w:t>
      </w:r>
    </w:p>
    <w:p w14:paraId="4B775E14" w14:textId="77777777" w:rsidR="001F0CC3" w:rsidRDefault="003C32D0">
      <w:pPr>
        <w:pStyle w:val="a0"/>
      </w:pPr>
      <w:r>
        <w:t xml:space="preserve">A kit can also become unusable before its printed expiry date. Under the sponsor rule modeled in this paper, staff must not dispense a kit that will expire within 13 days. This is the </w:t>
      </w:r>
      <w:commentRangeStart w:id="15"/>
      <w:r>
        <w:rPr>
          <w:b/>
          <w:bCs/>
        </w:rPr>
        <w:t>Do Not Dispense</w:t>
      </w:r>
      <w:commentRangeEnd w:id="15"/>
      <w:r w:rsidR="00903C7C">
        <w:rPr>
          <w:rStyle w:val="af0"/>
          <w:sz w:val="24"/>
          <w:szCs w:val="24"/>
        </w:rPr>
        <w:commentReference w:id="15"/>
      </w:r>
      <w:r>
        <w:t>, or DND, window. The 13-day period is a sponsor-defined quality threshold. It reflects the minimum usable life needed to support the patient visit and required dispensing safety checks. A kit inside this window may still be on the shelf, but the system treats it as unavailable.</w:t>
      </w:r>
    </w:p>
    <w:p w14:paraId="4B775E15" w14:textId="77777777" w:rsidR="001F0CC3" w:rsidRDefault="003C32D0">
      <w:pPr>
        <w:pStyle w:val="a0"/>
      </w:pPr>
      <w:r>
        <w:t xml:space="preserve">An </w:t>
      </w:r>
      <w:r>
        <w:rPr>
          <w:b/>
          <w:bCs/>
        </w:rPr>
        <w:t>Interactive Response Technology</w:t>
      </w:r>
      <w:r>
        <w:t>, or IRT, system manages many of these activities electronically. It assigns each patient to a treatment group, identifies the correct kit to dispense, tracks stock, and triggers resupply. The IRT rules must closely match the simulation assumptions. If the IRT uses a different resupply trigger, expiry rule, or DND window, the simulation will not reflect actual trial operations.</w:t>
      </w:r>
    </w:p>
    <w:tbl>
      <w:tblPr>
        <w:tblStyle w:val="Table"/>
        <w:tblW w:w="5000" w:type="pct"/>
        <w:tblLayout w:type="fixed"/>
        <w:tblLook w:val="0020" w:firstRow="1" w:lastRow="0" w:firstColumn="0" w:lastColumn="0" w:noHBand="0" w:noVBand="0"/>
      </w:tblPr>
      <w:tblGrid>
        <w:gridCol w:w="2394"/>
        <w:gridCol w:w="2394"/>
        <w:gridCol w:w="2394"/>
        <w:gridCol w:w="2394"/>
      </w:tblGrid>
      <w:tr w:rsidR="001F0CC3" w14:paraId="4B775E1A"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1980" w:type="dxa"/>
          </w:tcPr>
          <w:p w14:paraId="4B775E16" w14:textId="77777777" w:rsidR="001F0CC3" w:rsidRDefault="003C32D0">
            <w:pPr>
              <w:pStyle w:val="Compact"/>
            </w:pPr>
            <w:r>
              <w:t>Operating decision</w:t>
            </w:r>
          </w:p>
        </w:tc>
        <w:tc>
          <w:tcPr>
            <w:tcW w:w="1980" w:type="dxa"/>
          </w:tcPr>
          <w:p w14:paraId="4B775E17" w14:textId="77777777" w:rsidR="001F0CC3" w:rsidRDefault="003C32D0">
            <w:pPr>
              <w:pStyle w:val="Compact"/>
            </w:pPr>
            <w:r>
              <w:t>Purpose</w:t>
            </w:r>
          </w:p>
        </w:tc>
        <w:tc>
          <w:tcPr>
            <w:tcW w:w="1980" w:type="dxa"/>
          </w:tcPr>
          <w:p w14:paraId="4B775E18" w14:textId="77777777" w:rsidR="001F0CC3" w:rsidRDefault="003C32D0">
            <w:pPr>
              <w:pStyle w:val="Compact"/>
            </w:pPr>
            <w:r>
              <w:t>Risk if set too low</w:t>
            </w:r>
          </w:p>
        </w:tc>
        <w:tc>
          <w:tcPr>
            <w:tcW w:w="1980" w:type="dxa"/>
          </w:tcPr>
          <w:p w14:paraId="4B775E19" w14:textId="77777777" w:rsidR="001F0CC3" w:rsidRDefault="003C32D0">
            <w:pPr>
              <w:pStyle w:val="Compact"/>
            </w:pPr>
            <w:r>
              <w:t>Risk if set too high</w:t>
            </w:r>
          </w:p>
        </w:tc>
      </w:tr>
      <w:tr w:rsidR="001F0CC3" w14:paraId="4B775E1F" w14:textId="77777777">
        <w:tc>
          <w:tcPr>
            <w:tcW w:w="1980" w:type="dxa"/>
          </w:tcPr>
          <w:p w14:paraId="4B775E1B" w14:textId="77777777" w:rsidR="001F0CC3" w:rsidRDefault="003C32D0">
            <w:pPr>
              <w:pStyle w:val="Compact"/>
            </w:pPr>
            <w:r>
              <w:t>Initial depot stock</w:t>
            </w:r>
          </w:p>
        </w:tc>
        <w:tc>
          <w:tcPr>
            <w:tcW w:w="1980" w:type="dxa"/>
          </w:tcPr>
          <w:p w14:paraId="4B775E1C" w14:textId="77777777" w:rsidR="001F0CC3" w:rsidRDefault="003C32D0">
            <w:pPr>
              <w:pStyle w:val="Compact"/>
            </w:pPr>
            <w:r>
              <w:t>Supports country and site start-up</w:t>
            </w:r>
          </w:p>
        </w:tc>
        <w:tc>
          <w:tcPr>
            <w:tcW w:w="1980" w:type="dxa"/>
          </w:tcPr>
          <w:p w14:paraId="4B775E1D" w14:textId="77777777" w:rsidR="001F0CC3" w:rsidRDefault="003C32D0">
            <w:pPr>
              <w:pStyle w:val="Compact"/>
            </w:pPr>
            <w:r>
              <w:t>Delayed site supply</w:t>
            </w:r>
          </w:p>
        </w:tc>
        <w:tc>
          <w:tcPr>
            <w:tcW w:w="1980" w:type="dxa"/>
          </w:tcPr>
          <w:p w14:paraId="4B775E1E" w14:textId="77777777" w:rsidR="001F0CC3" w:rsidRDefault="003C32D0">
            <w:pPr>
              <w:pStyle w:val="Compact"/>
            </w:pPr>
            <w:r>
              <w:t>Expiry at the depot</w:t>
            </w:r>
          </w:p>
        </w:tc>
      </w:tr>
      <w:tr w:rsidR="001F0CC3" w14:paraId="4B775E24" w14:textId="77777777">
        <w:tc>
          <w:tcPr>
            <w:tcW w:w="1980" w:type="dxa"/>
          </w:tcPr>
          <w:p w14:paraId="4B775E20" w14:textId="77777777" w:rsidR="001F0CC3" w:rsidRDefault="003C32D0">
            <w:pPr>
              <w:pStyle w:val="Compact"/>
            </w:pPr>
            <w:r>
              <w:t>Initial site stock</w:t>
            </w:r>
          </w:p>
        </w:tc>
        <w:tc>
          <w:tcPr>
            <w:tcW w:w="1980" w:type="dxa"/>
          </w:tcPr>
          <w:p w14:paraId="4B775E21" w14:textId="77777777" w:rsidR="001F0CC3" w:rsidRDefault="003C32D0">
            <w:pPr>
              <w:pStyle w:val="Compact"/>
            </w:pPr>
            <w:r>
              <w:t>Supports first patient visits</w:t>
            </w:r>
          </w:p>
        </w:tc>
        <w:tc>
          <w:tcPr>
            <w:tcW w:w="1980" w:type="dxa"/>
          </w:tcPr>
          <w:p w14:paraId="4B775E22" w14:textId="77777777" w:rsidR="001F0CC3" w:rsidRDefault="003C32D0">
            <w:pPr>
              <w:pStyle w:val="Compact"/>
            </w:pPr>
            <w:r>
              <w:t>Early stock-out</w:t>
            </w:r>
          </w:p>
        </w:tc>
        <w:tc>
          <w:tcPr>
            <w:tcW w:w="1980" w:type="dxa"/>
          </w:tcPr>
          <w:p w14:paraId="4B775E23" w14:textId="77777777" w:rsidR="001F0CC3" w:rsidRDefault="003C32D0">
            <w:pPr>
              <w:pStyle w:val="Compact"/>
            </w:pPr>
            <w:r>
              <w:t>Expiry at slow sites</w:t>
            </w:r>
          </w:p>
        </w:tc>
      </w:tr>
      <w:tr w:rsidR="001F0CC3" w14:paraId="4B775E29" w14:textId="77777777">
        <w:tc>
          <w:tcPr>
            <w:tcW w:w="1980" w:type="dxa"/>
          </w:tcPr>
          <w:p w14:paraId="4B775E25" w14:textId="77777777" w:rsidR="001F0CC3" w:rsidRDefault="003C32D0">
            <w:pPr>
              <w:pStyle w:val="Compact"/>
            </w:pPr>
            <w:r>
              <w:t>Resupply threshold</w:t>
            </w:r>
          </w:p>
        </w:tc>
        <w:tc>
          <w:tcPr>
            <w:tcW w:w="1980" w:type="dxa"/>
          </w:tcPr>
          <w:p w14:paraId="4B775E26" w14:textId="77777777" w:rsidR="001F0CC3" w:rsidRDefault="003C32D0">
            <w:pPr>
              <w:pStyle w:val="Compact"/>
            </w:pPr>
            <w:r>
              <w:t>Triggers ongoing shipments</w:t>
            </w:r>
          </w:p>
        </w:tc>
        <w:tc>
          <w:tcPr>
            <w:tcW w:w="1980" w:type="dxa"/>
          </w:tcPr>
          <w:p w14:paraId="4B775E27" w14:textId="77777777" w:rsidR="001F0CC3" w:rsidRDefault="003C32D0">
            <w:pPr>
              <w:pStyle w:val="Compact"/>
            </w:pPr>
            <w:r>
              <w:t>Missed visits during demand surges</w:t>
            </w:r>
          </w:p>
        </w:tc>
        <w:tc>
          <w:tcPr>
            <w:tcW w:w="1980" w:type="dxa"/>
          </w:tcPr>
          <w:p w14:paraId="4B775E28" w14:textId="77777777" w:rsidR="001F0CC3" w:rsidRDefault="003C32D0">
            <w:pPr>
              <w:pStyle w:val="Compact"/>
            </w:pPr>
            <w:r>
              <w:t>Excess site inventory and waste</w:t>
            </w:r>
          </w:p>
        </w:tc>
      </w:tr>
      <w:tr w:rsidR="001F0CC3" w14:paraId="4B775E2E" w14:textId="77777777">
        <w:tc>
          <w:tcPr>
            <w:tcW w:w="1980" w:type="dxa"/>
          </w:tcPr>
          <w:p w14:paraId="4B775E2A" w14:textId="77777777" w:rsidR="001F0CC3" w:rsidRDefault="003C32D0">
            <w:pPr>
              <w:pStyle w:val="Compact"/>
            </w:pPr>
            <w:r>
              <w:t>Shipment quantity</w:t>
            </w:r>
          </w:p>
        </w:tc>
        <w:tc>
          <w:tcPr>
            <w:tcW w:w="1980" w:type="dxa"/>
          </w:tcPr>
          <w:p w14:paraId="4B775E2B" w14:textId="77777777" w:rsidR="001F0CC3" w:rsidRDefault="003C32D0">
            <w:pPr>
              <w:pStyle w:val="Compact"/>
            </w:pPr>
            <w:r>
              <w:t>Restores usable stock</w:t>
            </w:r>
          </w:p>
        </w:tc>
        <w:tc>
          <w:tcPr>
            <w:tcW w:w="1980" w:type="dxa"/>
          </w:tcPr>
          <w:p w14:paraId="4B775E2C" w14:textId="77777777" w:rsidR="001F0CC3" w:rsidRDefault="003C32D0">
            <w:pPr>
              <w:pStyle w:val="Compact"/>
            </w:pPr>
            <w:r>
              <w:t>Frequent shipments and higher logistics costs</w:t>
            </w:r>
          </w:p>
        </w:tc>
        <w:tc>
          <w:tcPr>
            <w:tcW w:w="1980" w:type="dxa"/>
          </w:tcPr>
          <w:p w14:paraId="4B775E2D" w14:textId="77777777" w:rsidR="001F0CC3" w:rsidRDefault="003C32D0">
            <w:pPr>
              <w:pStyle w:val="Compact"/>
            </w:pPr>
            <w:r>
              <w:t>More drug exposed to expiry</w:t>
            </w:r>
          </w:p>
        </w:tc>
      </w:tr>
    </w:tbl>
    <w:p w14:paraId="4B775E2F" w14:textId="4E36037D" w:rsidR="001F0CC3" w:rsidRDefault="00D52E73">
      <w:pPr>
        <w:pStyle w:val="3"/>
      </w:pPr>
      <w:bookmarkStart w:id="16" w:name="why-demand-is-difficult-to-predict"/>
      <w:bookmarkEnd w:id="11"/>
      <w:ins w:id="17" w:author="Wang, Cunyi [CN]" w:date="2026-10-12T15:31:00Z" w16du:dateUtc="2026-10-12T07:31:00Z">
        <w:r>
          <w:rPr>
            <w:rFonts w:hint="eastAsia"/>
          </w:rPr>
          <w:t xml:space="preserve">2.3 </w:t>
        </w:r>
      </w:ins>
      <w:r w:rsidR="003C32D0">
        <w:t>Why demand is difficult to predict</w:t>
      </w:r>
    </w:p>
    <w:p w14:paraId="4B775E30" w14:textId="77777777" w:rsidR="001F0CC3" w:rsidRDefault="003C32D0">
      <w:pPr>
        <w:pStyle w:val="FirstParagraph"/>
      </w:pPr>
      <w:r>
        <w:t>Several uncertainties act at the same time. Sites may open late. Enrollment may be faster or slower than planned. Randomization may place more patients than expected in one treatment group. Manufacturing, customs, and transport times may change. Meanwhile, every kit has a limited shelf life.</w:t>
      </w:r>
    </w:p>
    <w:p w14:paraId="4B775E31" w14:textId="77777777" w:rsidR="001F0CC3" w:rsidRDefault="003C32D0">
      <w:pPr>
        <w:pStyle w:val="a0"/>
      </w:pPr>
      <w:r>
        <w:lastRenderedPageBreak/>
        <w:t xml:space="preserve">Together, these factors create a </w:t>
      </w:r>
      <w:r>
        <w:rPr>
          <w:b/>
          <w:bCs/>
        </w:rPr>
        <w:t>shelf-life-constrained supply chain</w:t>
      </w:r>
      <w:r>
        <w:t>. In plain terms, the study must place the right treatment at the right location before a patient visit, but not so early that the drug expires.</w:t>
      </w:r>
    </w:p>
    <w:p w14:paraId="4B775E32" w14:textId="77777777" w:rsidR="001F0CC3" w:rsidRDefault="003C32D0">
      <w:pPr>
        <w:pStyle w:val="a0"/>
      </w:pPr>
      <w:r>
        <w:t>Some waste drivers are largely fixed for a given study. These include the number of countries and depots, required label languages, customs requirements, and drug shelf life. The supply team may be unable to change them.</w:t>
      </w:r>
    </w:p>
    <w:p w14:paraId="4B775E33" w14:textId="77777777" w:rsidR="001F0CC3" w:rsidRDefault="003C32D0">
      <w:pPr>
        <w:pStyle w:val="a0"/>
      </w:pPr>
      <w:r>
        <w:t>Other drivers are adjustable. These include initial stock quantities and resupply thresholds. Optimization should focus on these decisions because the team can change them without redesigning the trial.</w:t>
      </w:r>
    </w:p>
    <w:p w14:paraId="4B775E34" w14:textId="2B726C05" w:rsidR="001F0CC3" w:rsidRDefault="00D52E73">
      <w:pPr>
        <w:pStyle w:val="3"/>
      </w:pPr>
      <w:bookmarkStart w:id="18" w:name="two-waste-measures"/>
      <w:bookmarkEnd w:id="16"/>
      <w:ins w:id="19" w:author="Wang, Cunyi [CN]" w:date="2026-10-12T15:31:00Z" w16du:dateUtc="2026-10-12T07:31:00Z">
        <w:r>
          <w:rPr>
            <w:rFonts w:hint="eastAsia"/>
          </w:rPr>
          <w:t xml:space="preserve">2.4 </w:t>
        </w:r>
      </w:ins>
      <w:r w:rsidR="003C32D0">
        <w:t>Two waste measures</w:t>
      </w:r>
    </w:p>
    <w:p w14:paraId="4B775E35" w14:textId="77777777" w:rsidR="001F0CC3" w:rsidRDefault="003C32D0">
      <w:pPr>
        <w:pStyle w:val="FirstParagraph"/>
      </w:pPr>
      <w:r>
        <w:t>This paper reports two distinct waste measures. They should not be confused because they count waste differently and compare it with different quantities.</w:t>
      </w:r>
    </w:p>
    <w:tbl>
      <w:tblPr>
        <w:tblStyle w:val="Table"/>
        <w:tblW w:w="5000" w:type="pct"/>
        <w:tblLayout w:type="fixed"/>
        <w:tblLook w:val="0020" w:firstRow="1" w:lastRow="0" w:firstColumn="0" w:lastColumn="0" w:noHBand="0" w:noVBand="0"/>
      </w:tblPr>
      <w:tblGrid>
        <w:gridCol w:w="3192"/>
        <w:gridCol w:w="3192"/>
        <w:gridCol w:w="3192"/>
      </w:tblGrid>
      <w:tr w:rsidR="001F0CC3" w14:paraId="4B775E39"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775E36" w14:textId="77777777" w:rsidR="001F0CC3" w:rsidRDefault="003C32D0">
            <w:pPr>
              <w:pStyle w:val="Compact"/>
            </w:pPr>
            <w:r>
              <w:t>Measure</w:t>
            </w:r>
          </w:p>
        </w:tc>
        <w:tc>
          <w:tcPr>
            <w:tcW w:w="2640" w:type="dxa"/>
          </w:tcPr>
          <w:p w14:paraId="4B775E37" w14:textId="77777777" w:rsidR="001F0CC3" w:rsidRDefault="003C32D0">
            <w:pPr>
              <w:pStyle w:val="Compact"/>
            </w:pPr>
            <w:r>
              <w:t>What it counts</w:t>
            </w:r>
          </w:p>
        </w:tc>
        <w:tc>
          <w:tcPr>
            <w:tcW w:w="2640" w:type="dxa"/>
          </w:tcPr>
          <w:p w14:paraId="4B775E38" w14:textId="77777777" w:rsidR="001F0CC3" w:rsidRDefault="003C32D0">
            <w:pPr>
              <w:pStyle w:val="Compact"/>
            </w:pPr>
            <w:r>
              <w:t>How to interpret it</w:t>
            </w:r>
          </w:p>
        </w:tc>
      </w:tr>
      <w:tr w:rsidR="001F0CC3" w14:paraId="4B775E3D" w14:textId="77777777">
        <w:tc>
          <w:tcPr>
            <w:tcW w:w="2640" w:type="dxa"/>
          </w:tcPr>
          <w:p w14:paraId="4B775E3A" w14:textId="77777777" w:rsidR="001F0CC3" w:rsidRDefault="003C32D0">
            <w:pPr>
              <w:pStyle w:val="Compact"/>
            </w:pPr>
            <w:r>
              <w:rPr>
                <w:b/>
                <w:bCs/>
              </w:rPr>
              <w:t>Operational waste ratio</w:t>
            </w:r>
          </w:p>
        </w:tc>
        <w:tc>
          <w:tcPr>
            <w:tcW w:w="2640" w:type="dxa"/>
          </w:tcPr>
          <w:p w14:paraId="4B775E3B" w14:textId="77777777" w:rsidR="001F0CC3" w:rsidRDefault="003C32D0">
            <w:pPr>
              <w:pStyle w:val="Compact"/>
            </w:pPr>
            <w:r>
              <w:t>Kits shipped but not used, compared with kits used</w:t>
            </w:r>
          </w:p>
        </w:tc>
        <w:tc>
          <w:tcPr>
            <w:tcW w:w="2640" w:type="dxa"/>
          </w:tcPr>
          <w:p w14:paraId="4B775E3C" w14:textId="77777777" w:rsidR="001F0CC3" w:rsidRDefault="003C32D0">
            <w:pPr>
              <w:pStyle w:val="Compact"/>
            </w:pPr>
            <w:r>
              <w:t>If 140 kits are shipped and 100 are used, the operational waste ratio is 40%</w:t>
            </w:r>
          </w:p>
        </w:tc>
      </w:tr>
      <w:tr w:rsidR="001F0CC3" w14:paraId="4B775E41" w14:textId="77777777">
        <w:tc>
          <w:tcPr>
            <w:tcW w:w="2640" w:type="dxa"/>
          </w:tcPr>
          <w:p w14:paraId="4B775E3E" w14:textId="77777777" w:rsidR="001F0CC3" w:rsidRDefault="003C32D0">
            <w:pPr>
              <w:pStyle w:val="Compact"/>
            </w:pPr>
            <w:r>
              <w:rPr>
                <w:b/>
                <w:bCs/>
              </w:rPr>
              <w:t>Full-chain waste rate</w:t>
            </w:r>
          </w:p>
        </w:tc>
        <w:tc>
          <w:tcPr>
            <w:tcW w:w="2640" w:type="dxa"/>
          </w:tcPr>
          <w:p w14:paraId="4B775E3F" w14:textId="77777777" w:rsidR="001F0CC3" w:rsidRDefault="003C32D0">
            <w:pPr>
              <w:pStyle w:val="Compact"/>
            </w:pPr>
            <w:r>
              <w:t>Drug that expires or is damaged at the central depot, regional depots, or clinical sites, compared with all drug produced</w:t>
            </w:r>
          </w:p>
        </w:tc>
        <w:tc>
          <w:tcPr>
            <w:tcW w:w="2640" w:type="dxa"/>
          </w:tcPr>
          <w:p w14:paraId="4B775E40" w14:textId="77777777" w:rsidR="001F0CC3" w:rsidRDefault="003C32D0">
            <w:pPr>
              <w:pStyle w:val="Compact"/>
            </w:pPr>
            <w:r>
              <w:t>Captures losses across the complete supply chain, including losses before drug reaches a site</w:t>
            </w:r>
          </w:p>
        </w:tc>
      </w:tr>
    </w:tbl>
    <w:p w14:paraId="4B775E42" w14:textId="77777777" w:rsidR="001F0CC3" w:rsidRDefault="003C32D0">
      <w:pPr>
        <w:pStyle w:val="a0"/>
      </w:pPr>
      <w:commentRangeStart w:id="20"/>
      <w:r>
        <w:t xml:space="preserve">Industry literature often cites planning ranges of 30% to 50%. </w:t>
      </w:r>
      <w:commentRangeEnd w:id="20"/>
      <w:r w:rsidR="00735B09">
        <w:rPr>
          <w:rStyle w:val="af0"/>
          <w:sz w:val="24"/>
          <w:szCs w:val="24"/>
        </w:rPr>
        <w:commentReference w:id="20"/>
      </w:r>
      <w:r>
        <w:t>Sources such as Anisimov (2010) and Peterson et al. (2004) generally use the shipment-based operational definition. Those figures should not be treated as a directly comparable benchmark for the full-chain waste rate because each measure uses a different comparison quantity.</w:t>
      </w:r>
    </w:p>
    <w:p w14:paraId="4B775E43" w14:textId="77777777" w:rsidR="001F0CC3" w:rsidRDefault="003C32D0">
      <w:pPr>
        <w:pStyle w:val="a0"/>
      </w:pPr>
      <w:r>
        <w:t>This paper uses the full-chain waste rate as its primary measure. It also examines a 30% to 50% range for planning scenarios. When this range is applied to the full-chain measure, it is an analysis range rather than an industry benchmark supported by the cited literature. Both waste measures are reported where useful. Section 4 explains why the full-chain measure provides the more complete view for this analysis.</w:t>
      </w:r>
    </w:p>
    <w:p w14:paraId="4B775E44" w14:textId="77777777" w:rsidR="001F0CC3" w:rsidRDefault="003C32D0">
      <w:pPr>
        <w:pStyle w:val="a0"/>
      </w:pPr>
      <w:r>
        <w:t>Anisimov (2010) and Lefew, Ninh, and Anisimov (2021) provide the academic foundation for the simulation and uncertainty methods used later in this paper.</w:t>
      </w:r>
    </w:p>
    <w:p w14:paraId="4B775E45" w14:textId="1BA45EAF" w:rsidR="001F0CC3" w:rsidRDefault="009466D8">
      <w:pPr>
        <w:pStyle w:val="3"/>
      </w:pPr>
      <w:bookmarkStart w:id="21" w:name="service-cost-and-sustainability"/>
      <w:bookmarkEnd w:id="18"/>
      <w:ins w:id="22" w:author="Wang, Cunyi [CN]" w:date="2026-10-12T15:31:00Z" w16du:dateUtc="2026-10-12T07:31:00Z">
        <w:r>
          <w:rPr>
            <w:rFonts w:hint="eastAsia"/>
          </w:rPr>
          <w:t xml:space="preserve">2.5 </w:t>
        </w:r>
      </w:ins>
      <w:r w:rsidR="003C32D0">
        <w:t>Service, cost, and sustainability</w:t>
      </w:r>
    </w:p>
    <w:p w14:paraId="4B775E46" w14:textId="7C0D8BE5" w:rsidR="001F0CC3" w:rsidRDefault="003C32D0" w:rsidP="00341236">
      <w:pPr>
        <w:pStyle w:val="FirstParagraph"/>
      </w:pPr>
      <w:r>
        <w:t xml:space="preserve">Waste cannot be reduced without considering patient care. A stock-out can cause a missed visit, interrupt treatment, or extend the trial timeline. Delays may also shorten the remaining period in which an approved drug has patent-protected sales. Many sponsors </w:t>
      </w:r>
      <w:r>
        <w:lastRenderedPageBreak/>
        <w:t>use a stock-out tolerance of 0% to 5% for planning. The acceptable level depends on disease severity, patient vulnerability,</w:t>
      </w:r>
      <w:del w:id="23" w:author="Wang, Cunyi [CN]" w:date="2026-10-12T10:33:00Z" w16du:dateUtc="2026-10-12T02:33:00Z">
        <w:r w:rsidDel="00341236">
          <w:delText xml:space="preserve"> </w:delText>
        </w:r>
      </w:del>
      <w:ins w:id="24" w:author="Wang, Cunyi [CN]" w:date="2026-10-12T10:33:00Z" w16du:dateUtc="2026-10-12T02:33:00Z">
        <w:r w:rsidR="00341236">
          <w:t>the availability of alternative treatments,</w:t>
        </w:r>
      </w:ins>
      <w:ins w:id="25" w:author="Wang, Cunyi [CN]" w:date="2026-10-12T10:34:00Z" w16du:dateUtc="2026-10-12T02:34:00Z">
        <w:r w:rsidR="00341236">
          <w:rPr>
            <w:rFonts w:hint="eastAsia"/>
          </w:rPr>
          <w:t xml:space="preserve"> </w:t>
        </w:r>
      </w:ins>
      <w:ins w:id="26" w:author="Wang, Cunyi [CN]" w:date="2026-10-12T10:33:00Z" w16du:dateUtc="2026-10-12T02:33:00Z">
        <w:r w:rsidR="00341236">
          <w:t>and the difficulty of patient recruitment — particularly in rare diseases where eligible patients are scarce and a missed dosing opportunity may significantly delay overall enrollment.</w:t>
        </w:r>
      </w:ins>
      <w:del w:id="27" w:author="Wang, Cunyi [CN]" w:date="2026-10-12T10:33:00Z" w16du:dateUtc="2026-10-12T02:33:00Z">
        <w:r w:rsidDel="00341236">
          <w:delText>and whether alternative treatments are available</w:delText>
        </w:r>
      </w:del>
      <w:r>
        <w:t>.</w:t>
      </w:r>
    </w:p>
    <w:p w14:paraId="4B775E47" w14:textId="77777777" w:rsidR="001F0CC3" w:rsidRDefault="003C32D0">
      <w:pPr>
        <w:pStyle w:val="a0"/>
      </w:pPr>
      <w:r>
        <w:t>Shipment policy creates another trade-off. Smaller, more frequent shipments can reduce expiry. They also increase freight, labor, and packaging costs. For example, assume the smallest shipping carton holds four kits and each shipment has a similar base charge. Sending four kits in four separate one-kit shipments may cost about four times as much as sending all four kits in one shipment.</w:t>
      </w:r>
    </w:p>
    <w:p w14:paraId="4B775E48" w14:textId="77777777" w:rsidR="001F0CC3" w:rsidRDefault="003C32D0">
      <w:pPr>
        <w:pStyle w:val="a0"/>
      </w:pPr>
      <w:r>
        <w:t>Cold-chain requirements make this trade-off more important. Cold chain means temperature-controlled transport and storage. Some drugs made from living cells or organisms, known as biologic drugs, require ultra-cold conditions. This can make each shipment extremely expensive.</w:t>
      </w:r>
    </w:p>
    <w:p w14:paraId="4B775E49" w14:textId="77777777" w:rsidR="001F0CC3" w:rsidRDefault="003C32D0">
      <w:pPr>
        <w:pStyle w:val="a0"/>
      </w:pPr>
      <w:r>
        <w:t>This paper assesses the cost trade-off qualitatively. A precise calculation would require study-specific freight rates, packaging costs, destination charges, and temperature-control requirements. Section 6 presents quantified cost modeling as a future extension.</w:t>
      </w:r>
    </w:p>
    <w:p w14:paraId="4B775E4A" w14:textId="77777777" w:rsidR="001F0CC3" w:rsidRDefault="003C32D0">
      <w:pPr>
        <w:pStyle w:val="a0"/>
      </w:pPr>
      <w:r>
        <w:t>The analysis tracks three main performance measures:</w:t>
      </w:r>
    </w:p>
    <w:tbl>
      <w:tblPr>
        <w:tblStyle w:val="Table"/>
        <w:tblW w:w="5000" w:type="pct"/>
        <w:tblLayout w:type="fixed"/>
        <w:tblLook w:val="0020" w:firstRow="1" w:lastRow="0" w:firstColumn="0" w:lastColumn="0" w:noHBand="0" w:noVBand="0"/>
      </w:tblPr>
      <w:tblGrid>
        <w:gridCol w:w="4788"/>
        <w:gridCol w:w="4788"/>
      </w:tblGrid>
      <w:tr w:rsidR="001F0CC3" w14:paraId="4B775E4D"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775E4B" w14:textId="77777777" w:rsidR="001F0CC3" w:rsidRDefault="003C32D0">
            <w:pPr>
              <w:pStyle w:val="Compact"/>
            </w:pPr>
            <w:r>
              <w:t>Measure</w:t>
            </w:r>
          </w:p>
        </w:tc>
        <w:tc>
          <w:tcPr>
            <w:tcW w:w="3960" w:type="dxa"/>
          </w:tcPr>
          <w:p w14:paraId="4B775E4C" w14:textId="77777777" w:rsidR="001F0CC3" w:rsidRDefault="003C32D0">
            <w:pPr>
              <w:pStyle w:val="Compact"/>
            </w:pPr>
            <w:r>
              <w:t>Definition and planning use</w:t>
            </w:r>
          </w:p>
        </w:tc>
      </w:tr>
      <w:tr w:rsidR="001F0CC3" w14:paraId="4B775E50" w14:textId="77777777">
        <w:tc>
          <w:tcPr>
            <w:tcW w:w="3960" w:type="dxa"/>
          </w:tcPr>
          <w:p w14:paraId="4B775E4E" w14:textId="77777777" w:rsidR="001F0CC3" w:rsidRDefault="003C32D0">
            <w:pPr>
              <w:pStyle w:val="Compact"/>
            </w:pPr>
            <w:r>
              <w:rPr>
                <w:b/>
                <w:bCs/>
              </w:rPr>
              <w:t>Stock-out rate</w:t>
            </w:r>
          </w:p>
        </w:tc>
        <w:tc>
          <w:tcPr>
            <w:tcW w:w="3960" w:type="dxa"/>
          </w:tcPr>
          <w:p w14:paraId="4B775E4F" w14:textId="77777777" w:rsidR="001F0CC3" w:rsidRDefault="003C32D0">
            <w:pPr>
              <w:pStyle w:val="Compact"/>
            </w:pPr>
            <w:r>
              <w:t>Percentage of scheduled patient visits with no usable kit for the correct treatment group. Target: below 5%</w:t>
            </w:r>
          </w:p>
        </w:tc>
      </w:tr>
      <w:tr w:rsidR="001F0CC3" w14:paraId="4B775E53" w14:textId="77777777">
        <w:tc>
          <w:tcPr>
            <w:tcW w:w="3960" w:type="dxa"/>
          </w:tcPr>
          <w:p w14:paraId="4B775E51" w14:textId="77777777" w:rsidR="001F0CC3" w:rsidRDefault="003C32D0">
            <w:pPr>
              <w:pStyle w:val="Compact"/>
            </w:pPr>
            <w:r>
              <w:rPr>
                <w:b/>
                <w:bCs/>
              </w:rPr>
              <w:t>Full-chain waste rate</w:t>
            </w:r>
          </w:p>
        </w:tc>
        <w:tc>
          <w:tcPr>
            <w:tcW w:w="3960" w:type="dxa"/>
          </w:tcPr>
          <w:p w14:paraId="4B775E52" w14:textId="77777777" w:rsidR="001F0CC3" w:rsidRDefault="003C32D0">
            <w:pPr>
              <w:pStyle w:val="Compact"/>
            </w:pPr>
            <w:r>
              <w:t>Percentage of total drug produced that expires or is damaged at any supply-chain location. This paper examines 30% to 50% as a planning scenario range, not as a directly comparable literature benchmark</w:t>
            </w:r>
          </w:p>
        </w:tc>
      </w:tr>
      <w:tr w:rsidR="001F0CC3" w14:paraId="4B775E56" w14:textId="77777777">
        <w:tc>
          <w:tcPr>
            <w:tcW w:w="3960" w:type="dxa"/>
          </w:tcPr>
          <w:p w14:paraId="4B775E54" w14:textId="77777777" w:rsidR="001F0CC3" w:rsidRDefault="003C32D0">
            <w:pPr>
              <w:pStyle w:val="Compact"/>
            </w:pPr>
            <w:commentRangeStart w:id="28"/>
            <w:r>
              <w:rPr>
                <w:b/>
                <w:bCs/>
              </w:rPr>
              <w:t>Logistics cost</w:t>
            </w:r>
            <w:commentRangeEnd w:id="28"/>
            <w:r w:rsidR="00EB4C44">
              <w:rPr>
                <w:rStyle w:val="af0"/>
                <w:sz w:val="24"/>
                <w:szCs w:val="24"/>
              </w:rPr>
              <w:commentReference w:id="28"/>
            </w:r>
          </w:p>
        </w:tc>
        <w:tc>
          <w:tcPr>
            <w:tcW w:w="3960" w:type="dxa"/>
          </w:tcPr>
          <w:p w14:paraId="4B775E55" w14:textId="77777777" w:rsidR="001F0CC3" w:rsidRDefault="003C32D0">
            <w:pPr>
              <w:pStyle w:val="Compact"/>
            </w:pPr>
            <w:r>
              <w:t>Cost driven by shipment frequency, shipment size, and cold-chain requirements. Assessed qualitatively in this paper; quantified modeling is future work</w:t>
            </w:r>
          </w:p>
        </w:tc>
      </w:tr>
    </w:tbl>
    <w:p w14:paraId="4B775E57" w14:textId="77777777" w:rsidR="001F0CC3" w:rsidRDefault="003C32D0">
      <w:pPr>
        <w:pStyle w:val="a0"/>
      </w:pPr>
      <w:r>
        <w:t>Finally, expiry has an environmental as well as a financial cost. Every discarded kit represents wasted manufacturing materials, packaging, energy, transport, and disposal effort. This paper does not directly model environmental impact. However, sustainability provides an additional reason, beyond cost, to reduce avoidable waste.</w:t>
      </w:r>
    </w:p>
    <w:p w14:paraId="4B775E58" w14:textId="77777777" w:rsidR="001F0CC3" w:rsidRDefault="00332405">
      <w:r>
        <w:pict w14:anchorId="4B7760A1">
          <v:rect id="_x0000_i1027" style="width:0;height:1.5pt" o:hralign="center" o:hrstd="t" o:hr="t"/>
        </w:pict>
      </w:r>
    </w:p>
    <w:p w14:paraId="4B775E59" w14:textId="77777777" w:rsidR="001F0CC3" w:rsidRDefault="003C32D0">
      <w:pPr>
        <w:pStyle w:val="2"/>
      </w:pPr>
      <w:bookmarkStart w:id="29" w:name="_Toc242094582"/>
      <w:bookmarkStart w:id="30" w:name="stochastic-simulation-framework"/>
      <w:bookmarkEnd w:id="8"/>
      <w:bookmarkEnd w:id="21"/>
      <w:r>
        <w:lastRenderedPageBreak/>
        <w:t xml:space="preserve">3. </w:t>
      </w:r>
      <w:commentRangeStart w:id="31"/>
      <w:r>
        <w:t>Stochastic Simulation Framework</w:t>
      </w:r>
      <w:bookmarkEnd w:id="29"/>
      <w:commentRangeEnd w:id="31"/>
      <w:r w:rsidR="00506921">
        <w:rPr>
          <w:rStyle w:val="af0"/>
          <w:sz w:val="32"/>
          <w:szCs w:val="32"/>
        </w:rPr>
        <w:commentReference w:id="31"/>
      </w:r>
    </w:p>
    <w:p w14:paraId="4B775E5A" w14:textId="77777777" w:rsidR="001F0CC3" w:rsidRDefault="003C32D0">
      <w:pPr>
        <w:pStyle w:val="FirstParagraph"/>
      </w:pPr>
      <w:r>
        <w:t>A clinical trial rarely follows one fixed plan. Some sites recruit quickly, while others recruit slowly or not at all. Patients may leave treatment early. Visits and supply needs also occur at different times.</w:t>
      </w:r>
    </w:p>
    <w:p w14:paraId="4B775E5B" w14:textId="77777777" w:rsidR="001F0CC3" w:rsidRDefault="003C32D0">
      <w:pPr>
        <w:pStyle w:val="a0"/>
      </w:pPr>
      <w:r>
        <w:t xml:space="preserve">The simulation represents this uncertainty through repeated trial scenarios. Each scenario follows the same operating rules but includes different chance events. This approach is called </w:t>
      </w:r>
      <w:r>
        <w:rPr>
          <w:b/>
          <w:bCs/>
        </w:rPr>
        <w:t>stochastic simulation</w:t>
      </w:r>
      <w:r>
        <w:t xml:space="preserve"> (simulation that includes chance and uncertainty).</w:t>
      </w:r>
    </w:p>
    <w:p w14:paraId="4B775E5C" w14:textId="77777777" w:rsidR="001F0CC3" w:rsidRDefault="003C32D0">
      <w:pPr>
        <w:pStyle w:val="a0"/>
      </w:pPr>
      <w:r>
        <w:t xml:space="preserve">To demonstrate the framework, the paper uses a </w:t>
      </w:r>
      <w:r>
        <w:rPr>
          <w:b/>
          <w:bCs/>
        </w:rPr>
        <w:t>hypothetical trial design</w:t>
      </w:r>
      <w:r>
        <w:t xml:space="preserve"> that reflects a common </w:t>
      </w:r>
      <w:commentRangeStart w:id="32"/>
      <w:r>
        <w:t xml:space="preserve">Phase 3 pattern: a weight-based dose-finding study </w:t>
      </w:r>
      <w:commentRangeEnd w:id="32"/>
      <w:r w:rsidR="00AD1A0D">
        <w:rPr>
          <w:rStyle w:val="af0"/>
          <w:sz w:val="24"/>
          <w:szCs w:val="24"/>
        </w:rPr>
        <w:commentReference w:id="32"/>
      </w:r>
      <w:r>
        <w:t xml:space="preserve">in which patients receive different kit quantities depending on body weight. This type of design is frequently seen in oncology, rare disease, and metabolic indications where dosing is calibrated to patient </w:t>
      </w:r>
      <w:commentRangeStart w:id="33"/>
      <w:r>
        <w:t>size</w:t>
      </w:r>
      <w:commentRangeEnd w:id="33"/>
      <w:r w:rsidR="009B1A31">
        <w:rPr>
          <w:rStyle w:val="af0"/>
          <w:sz w:val="24"/>
          <w:szCs w:val="24"/>
        </w:rPr>
        <w:commentReference w:id="33"/>
      </w:r>
      <w:r>
        <w:t>. The design is constructed to be realistic and representative, not to describe any specific approved or ongoing study. Full design parameters are listed in Appendix A. The key features are:</w:t>
      </w:r>
    </w:p>
    <w:p w14:paraId="4B775E5D" w14:textId="77777777" w:rsidR="001F0CC3" w:rsidRDefault="003C32D0">
      <w:pPr>
        <w:pStyle w:val="Compact"/>
        <w:numPr>
          <w:ilvl w:val="0"/>
          <w:numId w:val="2"/>
        </w:numPr>
      </w:pPr>
      <w:r>
        <w:t>250 patients across 23 global sites (13 EU, 10 China)</w:t>
      </w:r>
    </w:p>
    <w:p w14:paraId="4B775E5E" w14:textId="77777777" w:rsidR="001F0CC3" w:rsidRDefault="003C32D0">
      <w:pPr>
        <w:pStyle w:val="Compact"/>
        <w:numPr>
          <w:ilvl w:val="0"/>
          <w:numId w:val="2"/>
        </w:numPr>
      </w:pPr>
      <w:r>
        <w:t>Two treatment arms, double-blind, randomized 1:1</w:t>
      </w:r>
    </w:p>
    <w:p w14:paraId="4B775E5F" w14:textId="77777777" w:rsidR="001F0CC3" w:rsidRDefault="003C32D0">
      <w:pPr>
        <w:pStyle w:val="Compact"/>
        <w:numPr>
          <w:ilvl w:val="0"/>
          <w:numId w:val="2"/>
        </w:numPr>
      </w:pPr>
      <w:r>
        <w:t>Weekly dosing for the first 13 weeks; bi-weekly thereafter, based on body weight</w:t>
      </w:r>
    </w:p>
    <w:p w14:paraId="4B775E60" w14:textId="77777777" w:rsidR="001F0CC3" w:rsidRDefault="003C32D0">
      <w:pPr>
        <w:pStyle w:val="Compact"/>
        <w:numPr>
          <w:ilvl w:val="0"/>
          <w:numId w:val="2"/>
        </w:numPr>
      </w:pPr>
      <w:r>
        <w:t>Three kit types (5 ml, 2.5 ml, 7.5 ml) matched to dose and weight stratum</w:t>
      </w:r>
    </w:p>
    <w:p w14:paraId="4B775E61" w14:textId="77777777" w:rsidR="001F0CC3" w:rsidRDefault="003C32D0">
      <w:pPr>
        <w:pStyle w:val="FirstParagraph"/>
      </w:pPr>
      <w:r>
        <w:t>The model follows the trial for about 850 days. This period covers enrollment, the 52-week treatment period, and the later supply activity needed to complete the study.</w:t>
      </w:r>
    </w:p>
    <w:p w14:paraId="4B775E62" w14:textId="77777777" w:rsidR="001F0CC3" w:rsidRDefault="003C32D0">
      <w:pPr>
        <w:pStyle w:val="3"/>
      </w:pPr>
      <w:bookmarkStart w:id="34" w:name="modeling-patient-enrollment"/>
      <w:r>
        <w:t>3.1 Modeling patient enrollment</w:t>
      </w:r>
    </w:p>
    <w:p w14:paraId="4B775E63" w14:textId="77777777" w:rsidR="001F0CC3" w:rsidRDefault="003C32D0">
      <w:pPr>
        <w:pStyle w:val="FirstParagraph"/>
      </w:pPr>
      <w:r>
        <w:t>Sites do not recruit at the same pace. The simulation assigns each recruiting site to one of three enrollment tiers.</w:t>
      </w:r>
    </w:p>
    <w:tbl>
      <w:tblPr>
        <w:tblStyle w:val="Table"/>
        <w:tblW w:w="5000" w:type="pct"/>
        <w:tblLayout w:type="fixed"/>
        <w:tblLook w:val="0020" w:firstRow="1" w:lastRow="0" w:firstColumn="0" w:lastColumn="0" w:noHBand="0" w:noVBand="0"/>
      </w:tblPr>
      <w:tblGrid>
        <w:gridCol w:w="2873"/>
        <w:gridCol w:w="3830"/>
        <w:gridCol w:w="2873"/>
      </w:tblGrid>
      <w:tr w:rsidR="001F0CC3" w14:paraId="4B775E67"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2376" w:type="dxa"/>
          </w:tcPr>
          <w:p w14:paraId="4B775E64" w14:textId="77777777" w:rsidR="001F0CC3" w:rsidRDefault="003C32D0">
            <w:pPr>
              <w:pStyle w:val="Compact"/>
            </w:pPr>
            <w:r>
              <w:t>Enrollment tier</w:t>
            </w:r>
          </w:p>
        </w:tc>
        <w:tc>
          <w:tcPr>
            <w:tcW w:w="3168" w:type="dxa"/>
          </w:tcPr>
          <w:p w14:paraId="4B775E65" w14:textId="77777777" w:rsidR="001F0CC3" w:rsidRDefault="003C32D0">
            <w:pPr>
              <w:pStyle w:val="Compact"/>
              <w:jc w:val="right"/>
            </w:pPr>
            <w:r>
              <w:t>Successful enrollments per month</w:t>
            </w:r>
          </w:p>
        </w:tc>
        <w:tc>
          <w:tcPr>
            <w:tcW w:w="2376" w:type="dxa"/>
          </w:tcPr>
          <w:p w14:paraId="4B775E66" w14:textId="77777777" w:rsidR="001F0CC3" w:rsidRDefault="003C32D0">
            <w:pPr>
              <w:pStyle w:val="Compact"/>
            </w:pPr>
            <w:r>
              <w:t>Practical example</w:t>
            </w:r>
          </w:p>
        </w:tc>
      </w:tr>
      <w:tr w:rsidR="001F0CC3" w14:paraId="4B775E6B" w14:textId="77777777">
        <w:tc>
          <w:tcPr>
            <w:tcW w:w="2376" w:type="dxa"/>
          </w:tcPr>
          <w:p w14:paraId="4B775E68" w14:textId="77777777" w:rsidR="001F0CC3" w:rsidRDefault="003C32D0">
            <w:pPr>
              <w:pStyle w:val="Compact"/>
            </w:pPr>
            <w:r>
              <w:t>Low</w:t>
            </w:r>
          </w:p>
        </w:tc>
        <w:tc>
          <w:tcPr>
            <w:tcW w:w="3168" w:type="dxa"/>
          </w:tcPr>
          <w:p w14:paraId="4B775E69" w14:textId="77777777" w:rsidR="001F0CC3" w:rsidRDefault="003C32D0">
            <w:pPr>
              <w:pStyle w:val="Compact"/>
              <w:jc w:val="right"/>
            </w:pPr>
            <w:r>
              <w:t>1</w:t>
            </w:r>
          </w:p>
        </w:tc>
        <w:tc>
          <w:tcPr>
            <w:tcW w:w="2376" w:type="dxa"/>
          </w:tcPr>
          <w:p w14:paraId="4B775E6A" w14:textId="77777777" w:rsidR="001F0CC3" w:rsidRDefault="003C32D0">
            <w:pPr>
              <w:pStyle w:val="Compact"/>
            </w:pPr>
            <w:r>
              <w:t>A small site with a limited patient pool</w:t>
            </w:r>
          </w:p>
        </w:tc>
      </w:tr>
      <w:tr w:rsidR="001F0CC3" w14:paraId="4B775E6F" w14:textId="77777777">
        <w:tc>
          <w:tcPr>
            <w:tcW w:w="2376" w:type="dxa"/>
          </w:tcPr>
          <w:p w14:paraId="4B775E6C" w14:textId="77777777" w:rsidR="001F0CC3" w:rsidRDefault="003C32D0">
            <w:pPr>
              <w:pStyle w:val="Compact"/>
            </w:pPr>
            <w:r>
              <w:t>Medium</w:t>
            </w:r>
          </w:p>
        </w:tc>
        <w:tc>
          <w:tcPr>
            <w:tcW w:w="3168" w:type="dxa"/>
          </w:tcPr>
          <w:p w14:paraId="4B775E6D" w14:textId="77777777" w:rsidR="001F0CC3" w:rsidRDefault="003C32D0">
            <w:pPr>
              <w:pStyle w:val="Compact"/>
              <w:jc w:val="right"/>
            </w:pPr>
            <w:r>
              <w:t>2</w:t>
            </w:r>
          </w:p>
        </w:tc>
        <w:tc>
          <w:tcPr>
            <w:tcW w:w="2376" w:type="dxa"/>
          </w:tcPr>
          <w:p w14:paraId="4B775E6E" w14:textId="77777777" w:rsidR="001F0CC3" w:rsidRDefault="003C32D0">
            <w:pPr>
              <w:pStyle w:val="Compact"/>
            </w:pPr>
            <w:r>
              <w:t>A typical recruiting site</w:t>
            </w:r>
          </w:p>
        </w:tc>
      </w:tr>
      <w:tr w:rsidR="001F0CC3" w14:paraId="4B775E73" w14:textId="77777777">
        <w:tc>
          <w:tcPr>
            <w:tcW w:w="2376" w:type="dxa"/>
          </w:tcPr>
          <w:p w14:paraId="4B775E70" w14:textId="77777777" w:rsidR="001F0CC3" w:rsidRDefault="003C32D0">
            <w:pPr>
              <w:pStyle w:val="Compact"/>
            </w:pPr>
            <w:r>
              <w:t>High</w:t>
            </w:r>
          </w:p>
        </w:tc>
        <w:tc>
          <w:tcPr>
            <w:tcW w:w="3168" w:type="dxa"/>
          </w:tcPr>
          <w:p w14:paraId="4B775E71" w14:textId="77777777" w:rsidR="001F0CC3" w:rsidRDefault="003C32D0">
            <w:pPr>
              <w:pStyle w:val="Compact"/>
              <w:jc w:val="right"/>
            </w:pPr>
            <w:r>
              <w:t>4</w:t>
            </w:r>
          </w:p>
        </w:tc>
        <w:tc>
          <w:tcPr>
            <w:tcW w:w="2376" w:type="dxa"/>
          </w:tcPr>
          <w:p w14:paraId="4B775E72" w14:textId="77777777" w:rsidR="001F0CC3" w:rsidRDefault="003C32D0">
            <w:pPr>
              <w:pStyle w:val="Compact"/>
            </w:pPr>
            <w:r>
              <w:t>A large or highly experienced site</w:t>
            </w:r>
          </w:p>
        </w:tc>
      </w:tr>
    </w:tbl>
    <w:p w14:paraId="4B775E74" w14:textId="77777777" w:rsidR="001F0CC3" w:rsidRDefault="003C32D0">
      <w:pPr>
        <w:pStyle w:val="a0"/>
      </w:pPr>
      <w:r>
        <w:t>These rates describe patients who successfully enroll after screening. They do not describe the total number of patients screened.</w:t>
      </w:r>
    </w:p>
    <w:p w14:paraId="4B775E75" w14:textId="77777777" w:rsidR="001F0CC3" w:rsidRDefault="003C32D0">
      <w:pPr>
        <w:pStyle w:val="a0"/>
      </w:pPr>
      <w:r>
        <w:t xml:space="preserve">The model assumes that 35% of screened patients fail screening. These patients may not meet the eligibility criteria or may decide not to </w:t>
      </w:r>
      <w:commentRangeStart w:id="35"/>
      <w:r>
        <w:t>continue</w:t>
      </w:r>
      <w:commentRangeEnd w:id="35"/>
      <w:r w:rsidR="001E454E">
        <w:rPr>
          <w:rStyle w:val="af0"/>
          <w:sz w:val="24"/>
          <w:szCs w:val="24"/>
        </w:rPr>
        <w:commentReference w:id="35"/>
      </w:r>
      <w:r>
        <w:t xml:space="preserve">. They do not enter the trial and do not create treatment-kit demand. Because the enrollment tiers already represent successful enrollment, the model does not reduce those rates by another 35%. The </w:t>
      </w:r>
      <w:r>
        <w:lastRenderedPageBreak/>
        <w:t>screen-failure assumption instead shows how much screening activity may be needed to achieve the enrollment rates.</w:t>
      </w:r>
    </w:p>
    <w:p w14:paraId="4B775E76" w14:textId="77777777" w:rsidR="001F0CC3" w:rsidRDefault="003C32D0">
      <w:pPr>
        <w:pStyle w:val="a0"/>
      </w:pPr>
      <w:r>
        <w:t>The simulation also assumes that 15% of sites never enroll a patient. These sites still matter to the supply plan. A non-enrolling site may receive initial stock when it opens. If no patients arrive, those kits can remain on the shelf until they expire. This creates waste even though the site contributes no enrollment.</w:t>
      </w:r>
    </w:p>
    <w:p w14:paraId="4B775E77" w14:textId="77777777" w:rsidR="001F0CC3" w:rsidRDefault="003C32D0">
      <w:pPr>
        <w:pStyle w:val="a0"/>
      </w:pPr>
      <w:r>
        <w:t>This issue is common in practice. A supply team often cannot know in advance which sites will recruit successfully. Sending no opening stock could delay treatment for the first patient. Sending stock to every site protects patient service but increases expiry risk.</w:t>
      </w:r>
    </w:p>
    <w:p w14:paraId="4B775E78" w14:textId="77777777" w:rsidR="001F0CC3" w:rsidRDefault="003C32D0">
      <w:pPr>
        <w:pStyle w:val="a0"/>
      </w:pPr>
      <w:r>
        <w:t>Patient participation also changes after enrollment. The model assumes that 20% of enrolled patients drop out during the 52-week treatment period. Once a patient drops out, that patient no longer requires kits for future visits.</w:t>
      </w:r>
    </w:p>
    <w:p w14:paraId="4B775E79" w14:textId="1B7B4C64" w:rsidR="001F0CC3" w:rsidRDefault="003C32D0" w:rsidP="00B87833">
      <w:pPr>
        <w:pStyle w:val="a0"/>
        <w:rPr>
          <w:ins w:id="36" w:author="Wang, Cunyi [CN]" w:date="2026-10-12T11:09:00Z" w16du:dateUtc="2026-10-12T03:09:00Z"/>
        </w:rPr>
      </w:pPr>
      <w:r>
        <w:t xml:space="preserve">Modeling dropout directly is important. In this modeling setup, assuming that every patient completes treatment overstates total drug demand by about 10% to 15%. </w:t>
      </w:r>
      <w:ins w:id="37" w:author="Wang, Cunyi [CN]" w:date="2026-10-12T11:06:00Z" w16du:dateUtc="2026-10-12T03:06:00Z">
        <w:r w:rsidR="00B87833">
          <w:t>In practice, patients may discontinue for a variety of reasons —including adverse events, loss to follow-up, or withdrawal of informed consent — meaning actual drug consumption per</w:t>
        </w:r>
      </w:ins>
      <w:ins w:id="38" w:author="Wang, Cunyi [CN]" w:date="2026-10-12T11:07:00Z" w16du:dateUtc="2026-10-12T03:07:00Z">
        <w:r w:rsidR="00B87833">
          <w:rPr>
            <w:rFonts w:hint="eastAsia"/>
          </w:rPr>
          <w:t xml:space="preserve"> </w:t>
        </w:r>
      </w:ins>
      <w:ins w:id="39" w:author="Wang, Cunyi [CN]" w:date="2026-10-12T11:06:00Z" w16du:dateUtc="2026-10-12T03:06:00Z">
        <w:r w:rsidR="00B87833">
          <w:t xml:space="preserve"> patient is often lower than a full course.</w:t>
        </w:r>
      </w:ins>
      <w:ins w:id="40" w:author="Wang, Cunyi [CN]" w:date="2026-10-12T11:07:00Z" w16du:dateUtc="2026-10-12T03:07:00Z">
        <w:r w:rsidR="00B87833">
          <w:rPr>
            <w:rFonts w:hint="eastAsia"/>
          </w:rPr>
          <w:t xml:space="preserve"> </w:t>
        </w:r>
      </w:ins>
      <w:r>
        <w:t>The supply plan may then call for unnecessary manufacturing or excessive depot stock. Those extra kits may eventually expire.</w:t>
      </w:r>
    </w:p>
    <w:p w14:paraId="18D2B959" w14:textId="58DFF0E1" w:rsidR="00657E6D" w:rsidRDefault="00657E6D" w:rsidP="00657E6D">
      <w:pPr>
        <w:pStyle w:val="a0"/>
      </w:pPr>
      <w:ins w:id="41" w:author="Wang, Cunyi [CN]" w:date="2026-10-12T11:09:00Z" w16du:dateUtc="2026-10-12T03:09:00Z">
        <w:r>
          <w:t xml:space="preserve"> Beyond full dropout, </w:t>
        </w:r>
        <w:commentRangeStart w:id="42"/>
        <w:r>
          <w:t>missing visits</w:t>
        </w:r>
      </w:ins>
      <w:commentRangeEnd w:id="42"/>
      <w:r w:rsidR="00B7364F">
        <w:rPr>
          <w:rStyle w:val="af0"/>
          <w:sz w:val="24"/>
          <w:szCs w:val="24"/>
        </w:rPr>
        <w:commentReference w:id="42"/>
      </w:r>
      <w:ins w:id="43" w:author="Wang, Cunyi [CN]" w:date="2026-10-12T11:09:00Z" w16du:dateUtc="2026-10-12T03:09:00Z">
        <w:r>
          <w:t xml:space="preserve"> add another layer of complexity. A patient who misses a scheduled visit does not</w:t>
        </w:r>
        <w:r>
          <w:rPr>
            <w:rFonts w:hint="eastAsia"/>
          </w:rPr>
          <w:t xml:space="preserve"> </w:t>
        </w:r>
        <w:r>
          <w:t>receive their kit for that cycle, temporarily reducing drug consumption below the expected rate. While the patient may return at a subsequent visit, the timing shift can create short-term demand variability at the site level. If not</w:t>
        </w:r>
        <w:r>
          <w:rPr>
            <w:rFonts w:hint="eastAsia"/>
          </w:rPr>
          <w:t xml:space="preserve"> </w:t>
        </w:r>
        <w:r>
          <w:t>accounted for in the model, missing visits may contribute to inaccurate resupply triggers and suboptimal inventory  levels across depots and sites."</w:t>
        </w:r>
      </w:ins>
    </w:p>
    <w:p w14:paraId="4B775E7A" w14:textId="77777777" w:rsidR="001F0CC3" w:rsidRDefault="003C32D0">
      <w:pPr>
        <w:pStyle w:val="a0"/>
      </w:pPr>
      <w:r>
        <w:t>The model therefore separates three events:</w:t>
      </w:r>
    </w:p>
    <w:p w14:paraId="4B775E7B" w14:textId="77777777" w:rsidR="001F0CC3" w:rsidRDefault="003C32D0">
      <w:pPr>
        <w:pStyle w:val="Compact"/>
        <w:numPr>
          <w:ilvl w:val="0"/>
          <w:numId w:val="3"/>
        </w:numPr>
      </w:pPr>
      <w:r>
        <w:rPr>
          <w:b/>
          <w:bCs/>
        </w:rPr>
        <w:t>Screen failure:</w:t>
      </w:r>
      <w:r>
        <w:t xml:space="preserve"> The patient does not enter the trial.</w:t>
      </w:r>
    </w:p>
    <w:p w14:paraId="4B775E7C" w14:textId="77777777" w:rsidR="001F0CC3" w:rsidRDefault="003C32D0">
      <w:pPr>
        <w:pStyle w:val="Compact"/>
        <w:numPr>
          <w:ilvl w:val="0"/>
          <w:numId w:val="3"/>
        </w:numPr>
      </w:pPr>
      <w:r>
        <w:rPr>
          <w:b/>
          <w:bCs/>
        </w:rPr>
        <w:t>Successful enrollment:</w:t>
      </w:r>
      <w:r>
        <w:t xml:space="preserve"> The patient enters the trial and begins treatment.</w:t>
      </w:r>
    </w:p>
    <w:p w14:paraId="4B775E7D" w14:textId="77777777" w:rsidR="001F0CC3" w:rsidRDefault="003C32D0">
      <w:pPr>
        <w:pStyle w:val="Compact"/>
        <w:numPr>
          <w:ilvl w:val="0"/>
          <w:numId w:val="3"/>
        </w:numPr>
        <w:rPr>
          <w:ins w:id="44" w:author="Wang, Cunyi [CN]" w:date="2026-10-12T11:09:00Z" w16du:dateUtc="2026-10-12T03:09:00Z"/>
        </w:rPr>
      </w:pPr>
      <w:r>
        <w:rPr>
          <w:b/>
          <w:bCs/>
        </w:rPr>
        <w:t>Dropout:</w:t>
      </w:r>
      <w:r>
        <w:t xml:space="preserve"> The enrolled patient stops treatment before completing 52 weeks.</w:t>
      </w:r>
    </w:p>
    <w:p w14:paraId="5A5892F0" w14:textId="71A1EC58" w:rsidR="00657E6D" w:rsidRDefault="00657E6D">
      <w:pPr>
        <w:pStyle w:val="Compact"/>
        <w:numPr>
          <w:ilvl w:val="0"/>
          <w:numId w:val="3"/>
        </w:numPr>
      </w:pPr>
      <w:ins w:id="45" w:author="Wang, Cunyi [CN]" w:date="2026-10-12T11:09:00Z" w16du:dateUtc="2026-10-12T03:09:00Z">
        <w:r>
          <w:rPr>
            <w:b/>
            <w:bCs/>
          </w:rPr>
          <w:t>M</w:t>
        </w:r>
        <w:r>
          <w:rPr>
            <w:rFonts w:hint="eastAsia"/>
            <w:b/>
            <w:bCs/>
          </w:rPr>
          <w:t>issing visit</w:t>
        </w:r>
        <w:r w:rsidR="00E449D5">
          <w:rPr>
            <w:rFonts w:hint="eastAsia"/>
            <w:b/>
            <w:bCs/>
          </w:rPr>
          <w:t>s</w:t>
        </w:r>
      </w:ins>
      <w:ins w:id="46" w:author="Wang, Cunyi [CN]" w:date="2026-10-12T11:10:00Z" w16du:dateUtc="2026-10-12T03:10:00Z">
        <w:r w:rsidR="00E449D5">
          <w:rPr>
            <w:rFonts w:hint="eastAsia"/>
            <w:b/>
            <w:bCs/>
          </w:rPr>
          <w:t>:</w:t>
        </w:r>
        <w:r w:rsidR="00E449D5">
          <w:rPr>
            <w:rFonts w:hint="eastAsia"/>
          </w:rPr>
          <w:t xml:space="preserve"> </w:t>
        </w:r>
        <w:r w:rsidR="00E449D5">
          <w:t>A patient who misses a scheduled visit</w:t>
        </w:r>
      </w:ins>
    </w:p>
    <w:p w14:paraId="4B775E7E" w14:textId="77777777" w:rsidR="001F0CC3" w:rsidRDefault="003C32D0">
      <w:pPr>
        <w:pStyle w:val="FirstParagraph"/>
      </w:pPr>
      <w:r>
        <w:t>This separation produces a more realistic estimate of demand over time.</w:t>
      </w:r>
    </w:p>
    <w:p w14:paraId="4B775E7F" w14:textId="77777777" w:rsidR="001F0CC3" w:rsidRDefault="003C32D0">
      <w:pPr>
        <w:pStyle w:val="3"/>
      </w:pPr>
      <w:bookmarkStart w:id="47" w:name="how-the-simulation-runs-day-by-day"/>
      <w:bookmarkEnd w:id="34"/>
      <w:r>
        <w:t>3.2 How the simulation runs day by day</w:t>
      </w:r>
    </w:p>
    <w:p w14:paraId="4B775E80" w14:textId="77777777" w:rsidR="001F0CC3" w:rsidRDefault="003C32D0">
      <w:pPr>
        <w:pStyle w:val="FirstParagraph"/>
      </w:pPr>
      <w:r>
        <w:t>The model moves forward one day at a time for about 850 days. This daily approach allows it to reflect patient visits, shipment arrivals, resupply decisions, and kit expiry in the correct order.</w:t>
      </w:r>
    </w:p>
    <w:p w14:paraId="4B775E81" w14:textId="77777777" w:rsidR="001F0CC3" w:rsidRDefault="003C32D0">
      <w:pPr>
        <w:pStyle w:val="a0"/>
      </w:pPr>
      <w:r>
        <w:t>Each simulated day follows the same sequence.</w:t>
      </w:r>
    </w:p>
    <w:tbl>
      <w:tblPr>
        <w:tblStyle w:val="Table"/>
        <w:tblW w:w="5000" w:type="pct"/>
        <w:tblLayout w:type="fixed"/>
        <w:tblLook w:val="0020" w:firstRow="1" w:lastRow="0" w:firstColumn="0" w:lastColumn="0" w:noHBand="0" w:noVBand="0"/>
      </w:tblPr>
      <w:tblGrid>
        <w:gridCol w:w="4788"/>
        <w:gridCol w:w="4788"/>
      </w:tblGrid>
      <w:tr w:rsidR="001F0CC3" w14:paraId="4B775E84"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775E82" w14:textId="77777777" w:rsidR="001F0CC3" w:rsidRDefault="003C32D0">
            <w:pPr>
              <w:pStyle w:val="Compact"/>
            </w:pPr>
            <w:r>
              <w:lastRenderedPageBreak/>
              <w:t>Daily step</w:t>
            </w:r>
          </w:p>
        </w:tc>
        <w:tc>
          <w:tcPr>
            <w:tcW w:w="3960" w:type="dxa"/>
          </w:tcPr>
          <w:p w14:paraId="4B775E83" w14:textId="77777777" w:rsidR="001F0CC3" w:rsidRDefault="003C32D0">
            <w:pPr>
              <w:pStyle w:val="Compact"/>
            </w:pPr>
            <w:r>
              <w:t>What the model does</w:t>
            </w:r>
          </w:p>
        </w:tc>
      </w:tr>
      <w:tr w:rsidR="001F0CC3" w14:paraId="4B775E87" w14:textId="77777777">
        <w:tc>
          <w:tcPr>
            <w:tcW w:w="3960" w:type="dxa"/>
          </w:tcPr>
          <w:p w14:paraId="4B775E85" w14:textId="77777777" w:rsidR="001F0CC3" w:rsidRDefault="003C32D0">
            <w:pPr>
              <w:pStyle w:val="Compact"/>
            </w:pPr>
            <w:r>
              <w:t>1. Enrollment</w:t>
            </w:r>
          </w:p>
        </w:tc>
        <w:tc>
          <w:tcPr>
            <w:tcW w:w="3960" w:type="dxa"/>
          </w:tcPr>
          <w:p w14:paraId="4B775E86" w14:textId="77777777" w:rsidR="001F0CC3" w:rsidRDefault="003C32D0">
            <w:pPr>
              <w:pStyle w:val="Compact"/>
            </w:pPr>
            <w:r>
              <w:t>Adds newly enrolled patients at recruiting sites</w:t>
            </w:r>
          </w:p>
        </w:tc>
      </w:tr>
      <w:tr w:rsidR="001F0CC3" w14:paraId="4B775E8A" w14:textId="77777777">
        <w:tc>
          <w:tcPr>
            <w:tcW w:w="3960" w:type="dxa"/>
          </w:tcPr>
          <w:p w14:paraId="4B775E88" w14:textId="77777777" w:rsidR="001F0CC3" w:rsidRDefault="003C32D0">
            <w:pPr>
              <w:pStyle w:val="Compact"/>
            </w:pPr>
            <w:r>
              <w:t>2. Visit attendance</w:t>
            </w:r>
          </w:p>
        </w:tc>
        <w:tc>
          <w:tcPr>
            <w:tcW w:w="3960" w:type="dxa"/>
          </w:tcPr>
          <w:p w14:paraId="4B775E89" w14:textId="77777777" w:rsidR="001F0CC3" w:rsidRDefault="003C32D0">
            <w:pPr>
              <w:pStyle w:val="Compact"/>
            </w:pPr>
            <w:r>
              <w:t>Identifies patients scheduled to attend that day</w:t>
            </w:r>
          </w:p>
        </w:tc>
      </w:tr>
      <w:tr w:rsidR="001F0CC3" w14:paraId="4B775E8D" w14:textId="77777777">
        <w:tc>
          <w:tcPr>
            <w:tcW w:w="3960" w:type="dxa"/>
          </w:tcPr>
          <w:p w14:paraId="4B775E8B" w14:textId="77777777" w:rsidR="001F0CC3" w:rsidRDefault="003C32D0">
            <w:pPr>
              <w:pStyle w:val="Compact"/>
            </w:pPr>
            <w:r>
              <w:t>3. Kit dispensing</w:t>
            </w:r>
          </w:p>
        </w:tc>
        <w:tc>
          <w:tcPr>
            <w:tcW w:w="3960" w:type="dxa"/>
          </w:tcPr>
          <w:p w14:paraId="4B775E8C" w14:textId="77777777" w:rsidR="001F0CC3" w:rsidRDefault="003C32D0">
            <w:pPr>
              <w:pStyle w:val="Compact"/>
            </w:pPr>
            <w:r>
              <w:t>Checks for a usable kit in the correct treatment group and dispenses it if available</w:t>
            </w:r>
          </w:p>
        </w:tc>
      </w:tr>
      <w:tr w:rsidR="001F0CC3" w14:paraId="4B775E90" w14:textId="77777777">
        <w:tc>
          <w:tcPr>
            <w:tcW w:w="3960" w:type="dxa"/>
          </w:tcPr>
          <w:p w14:paraId="4B775E8E" w14:textId="77777777" w:rsidR="001F0CC3" w:rsidRDefault="003C32D0">
            <w:pPr>
              <w:pStyle w:val="Compact"/>
            </w:pPr>
            <w:r>
              <w:t>4. Weekly inventory review</w:t>
            </w:r>
          </w:p>
        </w:tc>
        <w:tc>
          <w:tcPr>
            <w:tcW w:w="3960" w:type="dxa"/>
          </w:tcPr>
          <w:p w14:paraId="4B775E8F" w14:textId="77777777" w:rsidR="001F0CC3" w:rsidRDefault="003C32D0">
            <w:pPr>
              <w:pStyle w:val="Compact"/>
            </w:pPr>
            <w:r>
              <w:t>On the site’s review day, checks stock and places a resupply order when needed</w:t>
            </w:r>
          </w:p>
        </w:tc>
      </w:tr>
      <w:tr w:rsidR="001F0CC3" w14:paraId="4B775E93" w14:textId="77777777">
        <w:tc>
          <w:tcPr>
            <w:tcW w:w="3960" w:type="dxa"/>
          </w:tcPr>
          <w:p w14:paraId="4B775E91" w14:textId="77777777" w:rsidR="001F0CC3" w:rsidRDefault="003C32D0">
            <w:pPr>
              <w:pStyle w:val="Compact"/>
            </w:pPr>
            <w:r>
              <w:t>5. Depot processing and shipping</w:t>
            </w:r>
          </w:p>
        </w:tc>
        <w:tc>
          <w:tcPr>
            <w:tcW w:w="3960" w:type="dxa"/>
          </w:tcPr>
          <w:p w14:paraId="4B775E92" w14:textId="77777777" w:rsidR="001F0CC3" w:rsidRDefault="003C32D0">
            <w:pPr>
              <w:pStyle w:val="Compact"/>
            </w:pPr>
            <w:r>
              <w:t>Processes open orders and moves available kits through the supply chain</w:t>
            </w:r>
          </w:p>
        </w:tc>
      </w:tr>
      <w:tr w:rsidR="001F0CC3" w14:paraId="4B775E96" w14:textId="77777777">
        <w:tc>
          <w:tcPr>
            <w:tcW w:w="3960" w:type="dxa"/>
          </w:tcPr>
          <w:p w14:paraId="4B775E94" w14:textId="77777777" w:rsidR="001F0CC3" w:rsidRDefault="003C32D0">
            <w:pPr>
              <w:pStyle w:val="Compact"/>
            </w:pPr>
            <w:r>
              <w:t>6. Manufacturing arrivals</w:t>
            </w:r>
          </w:p>
        </w:tc>
        <w:tc>
          <w:tcPr>
            <w:tcW w:w="3960" w:type="dxa"/>
          </w:tcPr>
          <w:p w14:paraId="4B775E95" w14:textId="77777777" w:rsidR="001F0CC3" w:rsidRDefault="003C32D0">
            <w:pPr>
              <w:pStyle w:val="Compact"/>
            </w:pPr>
            <w:r>
              <w:t>Adds newly released manufacturing batches to the EU central depot</w:t>
            </w:r>
          </w:p>
        </w:tc>
      </w:tr>
      <w:tr w:rsidR="001F0CC3" w14:paraId="4B775E99" w14:textId="77777777">
        <w:tc>
          <w:tcPr>
            <w:tcW w:w="3960" w:type="dxa"/>
          </w:tcPr>
          <w:p w14:paraId="4B775E97" w14:textId="77777777" w:rsidR="001F0CC3" w:rsidRDefault="003C32D0">
            <w:pPr>
              <w:pStyle w:val="Compact"/>
            </w:pPr>
            <w:r>
              <w:t>7. Expiry sweep</w:t>
            </w:r>
          </w:p>
        </w:tc>
        <w:tc>
          <w:tcPr>
            <w:tcW w:w="3960" w:type="dxa"/>
          </w:tcPr>
          <w:p w14:paraId="4B775E98" w14:textId="77777777" w:rsidR="001F0CC3" w:rsidRDefault="003C32D0">
            <w:pPr>
              <w:pStyle w:val="Compact"/>
            </w:pPr>
            <w:r>
              <w:t>Removes expired kits and records them as waste</w:t>
            </w:r>
          </w:p>
        </w:tc>
      </w:tr>
    </w:tbl>
    <w:p w14:paraId="4B775E9A" w14:textId="09D5B775" w:rsidR="001F0CC3" w:rsidRDefault="003C32D0">
      <w:pPr>
        <w:pStyle w:val="a0"/>
      </w:pPr>
      <w:r>
        <w:t>Before dispensing, the model applies the</w:t>
      </w:r>
      <w:del w:id="48" w:author="Wang, Cunyi [CN]" w:date="2026-10-12T11:16:00Z" w16du:dateUtc="2026-10-12T03:16:00Z">
        <w:r w:rsidDel="00DC4A30">
          <w:delText xml:space="preserve"> </w:delText>
        </w:r>
        <w:commentRangeStart w:id="49"/>
        <w:r w:rsidDel="00DC4A30">
          <w:delText>13-day</w:delText>
        </w:r>
      </w:del>
      <w:commentRangeEnd w:id="49"/>
      <w:r w:rsidR="0037722B">
        <w:rPr>
          <w:rStyle w:val="af0"/>
          <w:sz w:val="24"/>
          <w:szCs w:val="24"/>
        </w:rPr>
        <w:commentReference w:id="49"/>
      </w:r>
      <w:r>
        <w:t xml:space="preserve"> Do Not Dispense,</w:t>
      </w:r>
      <w:ins w:id="50" w:author="Wang, Cunyi [CN]" w:date="2026-10-12T11:16:00Z" w16du:dateUtc="2026-10-12T03:16:00Z">
        <w:r w:rsidR="00A31D58">
          <w:rPr>
            <w:rFonts w:hint="eastAsia"/>
          </w:rPr>
          <w:t>Do Not Count, Do Not Ship</w:t>
        </w:r>
        <w:r w:rsidR="00A31D58" w:rsidDel="00A31D58">
          <w:t xml:space="preserve"> </w:t>
        </w:r>
      </w:ins>
      <w:del w:id="51" w:author="Wang, Cunyi [CN]" w:date="2026-10-12T11:16:00Z" w16du:dateUtc="2026-10-12T03:16:00Z">
        <w:r w:rsidDel="00A31D58">
          <w:delText xml:space="preserve"> or DND</w:delText>
        </w:r>
      </w:del>
      <w:r>
        <w:t>, rule described in Section 2</w:t>
      </w:r>
      <w:del w:id="52" w:author="Wang, Cunyi [CN]" w:date="2026-10-12T11:16:00Z" w16du:dateUtc="2026-10-12T03:16:00Z">
        <w:r w:rsidDel="00F649F5">
          <w:delText>.</w:delText>
        </w:r>
        <w:r w:rsidDel="00A31D58">
          <w:delText xml:space="preserve"> A kit that will expire within 13 days does not count as usable stock</w:delText>
        </w:r>
      </w:del>
      <w:r>
        <w:t>. Among the remaining usable kits, the site follows First Expired, First Out, or FEFO. It selects the usable kit with the earliest expiry date.</w:t>
      </w:r>
    </w:p>
    <w:p w14:paraId="4B775E9B" w14:textId="77777777" w:rsidR="001F0CC3" w:rsidRDefault="003C32D0">
      <w:pPr>
        <w:pStyle w:val="a0"/>
      </w:pPr>
      <w:r>
        <w:t>The model tracks every kit separately. Each kit has:</w:t>
      </w:r>
    </w:p>
    <w:p w14:paraId="4B775E9C" w14:textId="77777777" w:rsidR="001F0CC3" w:rsidRDefault="003C32D0">
      <w:pPr>
        <w:pStyle w:val="Compact"/>
        <w:numPr>
          <w:ilvl w:val="0"/>
          <w:numId w:val="4"/>
        </w:numPr>
      </w:pPr>
      <w:r>
        <w:t>A kit type: 5 ml, 2.5 ml, or 7.5 ml</w:t>
      </w:r>
    </w:p>
    <w:p w14:paraId="4B775E9D" w14:textId="77777777" w:rsidR="001F0CC3" w:rsidRDefault="003C32D0">
      <w:pPr>
        <w:pStyle w:val="Compact"/>
        <w:numPr>
          <w:ilvl w:val="0"/>
          <w:numId w:val="4"/>
        </w:numPr>
      </w:pPr>
      <w:r>
        <w:t>A treatment group: A or B</w:t>
      </w:r>
    </w:p>
    <w:p w14:paraId="4B775E9E" w14:textId="77777777" w:rsidR="001F0CC3" w:rsidRDefault="003C32D0">
      <w:pPr>
        <w:pStyle w:val="Compact"/>
        <w:numPr>
          <w:ilvl w:val="0"/>
          <w:numId w:val="4"/>
        </w:numPr>
      </w:pPr>
      <w:r>
        <w:t>An expiry date</w:t>
      </w:r>
    </w:p>
    <w:p w14:paraId="4B775E9F" w14:textId="77777777" w:rsidR="001F0CC3" w:rsidRDefault="003C32D0">
      <w:pPr>
        <w:pStyle w:val="Compact"/>
        <w:numPr>
          <w:ilvl w:val="0"/>
          <w:numId w:val="4"/>
        </w:numPr>
      </w:pPr>
      <w:r>
        <w:t>A current location</w:t>
      </w:r>
    </w:p>
    <w:p w14:paraId="4B775EA0" w14:textId="77777777" w:rsidR="001F0CC3" w:rsidRDefault="003C32D0">
      <w:pPr>
        <w:pStyle w:val="Compact"/>
        <w:numPr>
          <w:ilvl w:val="0"/>
          <w:numId w:val="4"/>
        </w:numPr>
      </w:pPr>
      <w:r>
        <w:t>A status, such as available, in transit, dispensed, expired, or damaged</w:t>
      </w:r>
    </w:p>
    <w:p w14:paraId="4B775EA1" w14:textId="77777777" w:rsidR="001F0CC3" w:rsidRDefault="003C32D0">
      <w:pPr>
        <w:pStyle w:val="FirstParagraph"/>
      </w:pPr>
      <w:r>
        <w:t>This level of detail matters. A site may have kits on the shelf but still experience a stock-out. For example, the available kits may belong to treatment group A when the patient needs treatment group B. Kits may also be expired or too close to expiry under the DND rule.</w:t>
      </w:r>
    </w:p>
    <w:p w14:paraId="4B775EA2" w14:textId="77777777" w:rsidR="001F0CC3" w:rsidRDefault="003C32D0">
      <w:pPr>
        <w:pStyle w:val="a0"/>
      </w:pPr>
      <w:r>
        <w:t>Sites review inventory once each week rather than every day. When usable stock falls below the resupply threshold, the site orders enough kits to return to its target level. This calculation includes stock already in transit.</w:t>
      </w:r>
    </w:p>
    <w:p w14:paraId="4B775EA3" w14:textId="77777777" w:rsidR="001F0CC3" w:rsidRDefault="003C32D0">
      <w:pPr>
        <w:pStyle w:val="a0"/>
      </w:pPr>
      <w:r>
        <w:t>Including in-transit stock prevents duplicate orders. Without this check, repeated reviews could trigger additional shipments while an earlier shipment was still on the way. Weekly review also reflects a controlled IRT process and reduces unnecessary over-ordering.</w:t>
      </w:r>
    </w:p>
    <w:p w14:paraId="4B775EA4" w14:textId="77777777" w:rsidR="001F0CC3" w:rsidRDefault="003C32D0">
      <w:pPr>
        <w:pStyle w:val="3"/>
      </w:pPr>
      <w:bookmarkStart w:id="53" w:name="manufacturing-and-replenishment-policy"/>
      <w:bookmarkEnd w:id="47"/>
      <w:r>
        <w:lastRenderedPageBreak/>
        <w:t>3.3 Manufacturing and replenishment policy</w:t>
      </w:r>
    </w:p>
    <w:p w14:paraId="4B775EA5" w14:textId="77777777" w:rsidR="001F0CC3" w:rsidRDefault="003C32D0">
      <w:pPr>
        <w:pStyle w:val="FirstParagraph"/>
      </w:pPr>
      <w:r>
        <w:t>The baseline manufacturing plan contains eight batches. The manufacturer releases one batch every 60 days.</w:t>
      </w:r>
    </w:p>
    <w:p w14:paraId="4B775EA6" w14:textId="77777777" w:rsidR="001F0CC3" w:rsidRDefault="003C32D0">
      <w:pPr>
        <w:pStyle w:val="a0"/>
      </w:pPr>
      <w:r>
        <w:t>Each batch is sized to cover about 210 days of expected demand. This includes:</w:t>
      </w:r>
    </w:p>
    <w:p w14:paraId="4B775EA7" w14:textId="77777777" w:rsidR="001F0CC3" w:rsidRDefault="003C32D0">
      <w:pPr>
        <w:pStyle w:val="Compact"/>
        <w:numPr>
          <w:ilvl w:val="0"/>
          <w:numId w:val="5"/>
        </w:numPr>
      </w:pPr>
      <w:r>
        <w:t>150 days of planned demand coverage</w:t>
      </w:r>
    </w:p>
    <w:p w14:paraId="4B775EA8" w14:textId="77777777" w:rsidR="001F0CC3" w:rsidRDefault="003C32D0">
      <w:pPr>
        <w:pStyle w:val="Compact"/>
        <w:numPr>
          <w:ilvl w:val="0"/>
          <w:numId w:val="5"/>
        </w:numPr>
      </w:pPr>
      <w:r>
        <w:t>60 days of additional safety stock</w:t>
      </w:r>
    </w:p>
    <w:p w14:paraId="4B775EA9" w14:textId="77777777" w:rsidR="001F0CC3" w:rsidRDefault="003C32D0">
      <w:pPr>
        <w:pStyle w:val="FirstParagraph"/>
      </w:pPr>
      <w:r>
        <w:t>Safety stock is extra inventory held to protect against uncertainty. It provides a buffer if enrollment is faster than expected or if a later batch is delayed. Because batches arrive every 60 days but each batch provides longer coverage, their coverage overlaps. This offers strong supply protection but can also increase inventory and expiry risk when demand is lower than expected.</w:t>
      </w:r>
    </w:p>
    <w:p w14:paraId="4B775EAA" w14:textId="77777777" w:rsidR="001F0CC3" w:rsidRDefault="003C32D0">
      <w:pPr>
        <w:pStyle w:val="a0"/>
        <w:rPr>
          <w:ins w:id="54" w:author="Wang, Cunyi [CN]" w:date="2026-10-12T11:43:00Z" w16du:dateUtc="2026-10-12T03:43:00Z"/>
        </w:rPr>
      </w:pPr>
      <w:r>
        <w:t xml:space="preserve">The model also applies an </w:t>
      </w:r>
      <w:r>
        <w:rPr>
          <w:b/>
          <w:bCs/>
        </w:rPr>
        <w:t>EU protection rule</w:t>
      </w:r>
      <w:r>
        <w:t>, labeled EU_PROTECT in the simulation. Before transferring stock from the EU central depot to China, the EU depot reserves enough inventory to cover 90 days of expected EU demand. This rule reduces the risk that a transfer to China will create a shortage in the EU.</w:t>
      </w:r>
    </w:p>
    <w:p w14:paraId="0D7C71F8" w14:textId="383D74BA" w:rsidR="001E36B1" w:rsidRDefault="001E36B1" w:rsidP="001E36B1">
      <w:pPr>
        <w:pStyle w:val="a0"/>
      </w:pPr>
      <w:ins w:id="55" w:author="Wang, Cunyi [CN]" w:date="2026-10-12T11:43:00Z" w16du:dateUtc="2026-10-12T03:43:00Z">
        <w:r>
          <w:t>When a planned manufacturing batch arrives at the EU depot, the model automatically forwards 50%</w:t>
        </w:r>
      </w:ins>
      <w:ins w:id="56" w:author="Wang, Cunyi [CN]" w:date="2026-10-12T14:50:00Z" w16du:dateUtc="2026-10-12T06:50:00Z">
        <w:r w:rsidR="004F18AD">
          <w:rPr>
            <w:rFonts w:hint="eastAsia"/>
          </w:rPr>
          <w:t xml:space="preserve"> (</w:t>
        </w:r>
        <w:r w:rsidR="004F18AD" w:rsidRPr="00D37829">
          <w:rPr>
            <w:b/>
            <w:bCs/>
          </w:rPr>
          <w:t>forward_to_cn_fraction</w:t>
        </w:r>
        <w:r w:rsidR="004F18AD" w:rsidRPr="004F18AD">
          <w:rPr>
            <w:rPrChange w:id="57" w:author="Wang, Cunyi [CN]" w:date="2026-10-12T14:50:00Z" w16du:dateUtc="2026-10-12T06:50:00Z">
              <w:rPr>
                <w:b/>
                <w:bCs/>
              </w:rPr>
            </w:rPrChange>
          </w:rPr>
          <w:t>)</w:t>
        </w:r>
      </w:ins>
      <w:ins w:id="58" w:author="Wang, Cunyi [CN]" w:date="2026-10-12T11:43:00Z" w16du:dateUtc="2026-10-12T03:43:00Z">
        <w:r>
          <w:t xml:space="preserve"> of the received quantity to the</w:t>
        </w:r>
        <w:r>
          <w:rPr>
            <w:rFonts w:hint="eastAsia"/>
          </w:rPr>
          <w:t xml:space="preserve"> </w:t>
        </w:r>
        <w:r>
          <w:t>China depot. This transfer is subject to the EU protection rule — meaning the EU depot must retain sufficient stock to cover its 90-day demand forecast before any quantity is released to China. In addition, the transfer only proceeds if the China depot can  receive the shipment with at least 270 days of remaining shelf life after accounting for the 60-day transit time</w:t>
        </w:r>
      </w:ins>
      <w:ins w:id="59" w:author="Wang, Cunyi [CN]" w:date="2026-10-12T11:44:00Z" w16du:dateUtc="2026-10-12T03:44:00Z">
        <w:r>
          <w:rPr>
            <w:rFonts w:hint="eastAsia"/>
          </w:rPr>
          <w:t>.</w:t>
        </w:r>
      </w:ins>
    </w:p>
    <w:p w14:paraId="4B775EAB" w14:textId="77777777" w:rsidR="001F0CC3" w:rsidRDefault="003C32D0">
      <w:pPr>
        <w:pStyle w:val="a0"/>
      </w:pPr>
      <w:r>
        <w:t>The China depot has an additional daily top-up trigger. If its available stock falls below seven days of expected demand, the model can initiate replenishment from the EU depot, subject to the EU protection rule. This provides a short-term safeguard between broader inventory decisions.</w:t>
      </w:r>
    </w:p>
    <w:p w14:paraId="4B775EAC" w14:textId="77777777" w:rsidR="001F0CC3" w:rsidRDefault="003C32D0">
      <w:pPr>
        <w:pStyle w:val="a0"/>
      </w:pPr>
      <w:r>
        <w:t>These rules balance two needs. The EU depot retains a defined supply buffer, while the China depot receives additional stock when its available inventory becomes low. Clinical sites continue to receive stock according to their weekly inventory rules.</w:t>
      </w:r>
    </w:p>
    <w:p w14:paraId="4B775EAD" w14:textId="77777777" w:rsidR="001F0CC3" w:rsidRDefault="003C32D0">
      <w:pPr>
        <w:pStyle w:val="3"/>
      </w:pPr>
      <w:bookmarkStart w:id="60" w:name="what-the-simulation-produces"/>
      <w:bookmarkEnd w:id="53"/>
      <w:r>
        <w:t>3.4 What the simulation produces</w:t>
      </w:r>
    </w:p>
    <w:p w14:paraId="4B775EAE" w14:textId="77777777" w:rsidR="001F0CC3" w:rsidRDefault="003C32D0">
      <w:pPr>
        <w:pStyle w:val="FirstParagraph"/>
      </w:pPr>
      <w:r>
        <w:t>One simulated trial cannot show the full range of possible outcomes. It may happen to produce unusually fast enrollment, favorable visit timing, or fewer early dropouts.</w:t>
      </w:r>
    </w:p>
    <w:p w14:paraId="4B775EAF" w14:textId="77777777" w:rsidR="001F0CC3" w:rsidRDefault="003C32D0">
      <w:pPr>
        <w:pStyle w:val="a0"/>
      </w:pPr>
      <w:r>
        <w:t xml:space="preserve">The analysis therefore runs </w:t>
      </w:r>
      <w:commentRangeStart w:id="61"/>
      <w:commentRangeStart w:id="62"/>
      <w:r>
        <w:t xml:space="preserve">100 </w:t>
      </w:r>
      <w:commentRangeEnd w:id="61"/>
      <w:r w:rsidR="00A726F8">
        <w:rPr>
          <w:rStyle w:val="af0"/>
          <w:sz w:val="24"/>
          <w:szCs w:val="24"/>
        </w:rPr>
        <w:commentReference w:id="61"/>
      </w:r>
      <w:commentRangeEnd w:id="62"/>
      <w:r w:rsidR="00401578">
        <w:rPr>
          <w:rStyle w:val="af0"/>
          <w:sz w:val="24"/>
          <w:szCs w:val="24"/>
        </w:rPr>
        <w:commentReference w:id="62"/>
      </w:r>
      <w:r>
        <w:t>separate replications. A replication is one complete simulated version of the trial. Each replication uses different random selections for enrollment, visit timing, and dropout. One replication does not affect another.</w:t>
      </w:r>
    </w:p>
    <w:p w14:paraId="4B775EB0" w14:textId="77777777" w:rsidR="001F0CC3" w:rsidRDefault="003C32D0">
      <w:pPr>
        <w:pStyle w:val="a0"/>
      </w:pPr>
      <w:r>
        <w:t>The final results use the average across all 100 replications. This reduces the risk that one unusually favorable or unfavorable scenario drives the conclusion.</w:t>
      </w:r>
    </w:p>
    <w:p w14:paraId="4B775EB1" w14:textId="77777777" w:rsidR="001F0CC3" w:rsidRDefault="003C32D0">
      <w:pPr>
        <w:pStyle w:val="a0"/>
      </w:pPr>
      <w:r>
        <w:lastRenderedPageBreak/>
        <w:t>One hundred replications provided stable average estimates for the main performance measures. The observed results across individual baseline replications were:</w:t>
      </w:r>
    </w:p>
    <w:p w14:paraId="4B775EB2" w14:textId="77777777" w:rsidR="001F0CC3" w:rsidRDefault="003C32D0">
      <w:pPr>
        <w:pStyle w:val="Compact"/>
        <w:numPr>
          <w:ilvl w:val="0"/>
          <w:numId w:val="6"/>
        </w:numPr>
      </w:pPr>
      <w:r>
        <w:t>Stock-out rates of about 0% to 2%</w:t>
      </w:r>
    </w:p>
    <w:p w14:paraId="4B775EB3" w14:textId="77777777" w:rsidR="001F0CC3" w:rsidRDefault="003C32D0">
      <w:pPr>
        <w:pStyle w:val="Compact"/>
        <w:numPr>
          <w:ilvl w:val="0"/>
          <w:numId w:val="6"/>
        </w:numPr>
      </w:pPr>
      <w:r>
        <w:t>Full-chain waste rates of about 38% to 49%</w:t>
      </w:r>
    </w:p>
    <w:p w14:paraId="4B775EB4" w14:textId="77777777" w:rsidR="001F0CC3" w:rsidRDefault="003C32D0">
      <w:pPr>
        <w:pStyle w:val="FirstParagraph"/>
      </w:pPr>
      <w:r>
        <w:t>These ranges show the spread of individual trial outcomes. The reported baseline results are averages across all replications.</w:t>
      </w:r>
    </w:p>
    <w:p w14:paraId="4B775EB5" w14:textId="40CEFEBC" w:rsidR="001F0CC3" w:rsidRDefault="003C32D0">
      <w:pPr>
        <w:pStyle w:val="a0"/>
      </w:pPr>
      <w:r>
        <w:t xml:space="preserve">The </w:t>
      </w:r>
      <w:r>
        <w:rPr>
          <w:b/>
          <w:bCs/>
        </w:rPr>
        <w:t>stock-out rate</w:t>
      </w:r>
      <w:r>
        <w:t xml:space="preserve"> is the percentage of scheduled patient visits at which the dispensing site has </w:t>
      </w:r>
      <w:ins w:id="63" w:author="Wang, Cunyi [CN]" w:date="2026-10-12T14:29:00Z" w16du:dateUtc="2026-10-12T06:29:00Z">
        <w:r w:rsidR="00BB1308">
          <w:rPr>
            <w:rFonts w:hint="eastAsia"/>
          </w:rPr>
          <w:t>insufficient</w:t>
        </w:r>
      </w:ins>
      <w:del w:id="64" w:author="Wang, Cunyi [CN]" w:date="2026-10-12T14:29:00Z" w16du:dateUtc="2026-10-12T06:29:00Z">
        <w:r w:rsidDel="00BB1308">
          <w:delText xml:space="preserve">no </w:delText>
        </w:r>
      </w:del>
      <w:r>
        <w:t>usable kit for the patient’s treatment group on that day. Kits assigned to the wrong treatment group, expired kits, and kits inside the DND window do not prevent a stock-out.</w:t>
      </w:r>
    </w:p>
    <w:p w14:paraId="4B775EB6" w14:textId="77777777" w:rsidR="001F0CC3" w:rsidRDefault="003C32D0">
      <w:pPr>
        <w:pStyle w:val="a0"/>
      </w:pPr>
      <w:r>
        <w:t>All waste results use the full-chain definition established in Section 2. The model counts expired and damaged kits at the EU central depot, regional depots, and clinical sites. It compares those losses with the total quantity of drug produced.</w:t>
      </w:r>
    </w:p>
    <w:p w14:paraId="4B775EB7" w14:textId="77777777" w:rsidR="001F0CC3" w:rsidRDefault="003C32D0">
      <w:pPr>
        <w:pStyle w:val="a0"/>
      </w:pPr>
      <w:r>
        <w:t>The baseline scenario represents the hypothetical trial design described above: 250 patients, 23 sites, and two treatment groups.</w:t>
      </w:r>
    </w:p>
    <w:tbl>
      <w:tblPr>
        <w:tblStyle w:val="Table"/>
        <w:tblW w:w="0" w:type="auto"/>
        <w:tblLook w:val="0020" w:firstRow="1" w:lastRow="0" w:firstColumn="0" w:lastColumn="0" w:noHBand="0" w:noVBand="0"/>
      </w:tblPr>
      <w:tblGrid>
        <w:gridCol w:w="2389"/>
        <w:gridCol w:w="3504"/>
      </w:tblGrid>
      <w:tr w:rsidR="001F0CC3" w14:paraId="4B775EBA"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0" w:type="auto"/>
          </w:tcPr>
          <w:p w14:paraId="4B775EB8" w14:textId="77777777" w:rsidR="001F0CC3" w:rsidRDefault="003C32D0">
            <w:pPr>
              <w:pStyle w:val="Compact"/>
            </w:pPr>
            <w:r>
              <w:t>Baseline result</w:t>
            </w:r>
          </w:p>
        </w:tc>
        <w:tc>
          <w:tcPr>
            <w:tcW w:w="0" w:type="auto"/>
          </w:tcPr>
          <w:p w14:paraId="4B775EB9" w14:textId="77777777" w:rsidR="001F0CC3" w:rsidRDefault="003C32D0">
            <w:pPr>
              <w:pStyle w:val="Compact"/>
              <w:jc w:val="right"/>
            </w:pPr>
            <w:r>
              <w:t>Average across 100 replications</w:t>
            </w:r>
          </w:p>
        </w:tc>
      </w:tr>
      <w:tr w:rsidR="001F0CC3" w14:paraId="4B775EBD" w14:textId="77777777">
        <w:tc>
          <w:tcPr>
            <w:tcW w:w="0" w:type="auto"/>
          </w:tcPr>
          <w:p w14:paraId="4B775EBB" w14:textId="77777777" w:rsidR="001F0CC3" w:rsidRDefault="003C32D0">
            <w:pPr>
              <w:pStyle w:val="Compact"/>
            </w:pPr>
            <w:r>
              <w:t>Stock-out rate</w:t>
            </w:r>
          </w:p>
        </w:tc>
        <w:tc>
          <w:tcPr>
            <w:tcW w:w="0" w:type="auto"/>
          </w:tcPr>
          <w:p w14:paraId="4B775EBC" w14:textId="77777777" w:rsidR="001F0CC3" w:rsidRDefault="003C32D0">
            <w:pPr>
              <w:pStyle w:val="Compact"/>
              <w:jc w:val="right"/>
            </w:pPr>
            <w:r>
              <w:t>0.68%</w:t>
            </w:r>
          </w:p>
        </w:tc>
      </w:tr>
      <w:tr w:rsidR="001F0CC3" w14:paraId="4B775EC0" w14:textId="77777777">
        <w:tc>
          <w:tcPr>
            <w:tcW w:w="0" w:type="auto"/>
          </w:tcPr>
          <w:p w14:paraId="4B775EBE" w14:textId="77777777" w:rsidR="001F0CC3" w:rsidRDefault="003C32D0">
            <w:pPr>
              <w:pStyle w:val="Compact"/>
            </w:pPr>
            <w:r>
              <w:t>Full-chain waste rate</w:t>
            </w:r>
          </w:p>
        </w:tc>
        <w:tc>
          <w:tcPr>
            <w:tcW w:w="0" w:type="auto"/>
          </w:tcPr>
          <w:p w14:paraId="4B775EBF" w14:textId="77777777" w:rsidR="001F0CC3" w:rsidRDefault="003C32D0">
            <w:pPr>
              <w:pStyle w:val="Compact"/>
              <w:jc w:val="right"/>
            </w:pPr>
            <w:r>
              <w:t>43.5%</w:t>
            </w:r>
          </w:p>
        </w:tc>
      </w:tr>
    </w:tbl>
    <w:p w14:paraId="4B775EC1" w14:textId="77777777" w:rsidR="001F0CC3" w:rsidRDefault="003C32D0">
      <w:pPr>
        <w:pStyle w:val="a0"/>
      </w:pPr>
      <w:r>
        <w:t>The baseline provides strong patient service, with fewer than 1% of scheduled visits affected by a stock-out. However, it also produces substantial waste. Section 4 uses this baseline to test which adjustable supply settings can reduce waste without pushing the stock-out rate above the planning limit.</w:t>
      </w:r>
    </w:p>
    <w:p w14:paraId="4B775EC2" w14:textId="77777777" w:rsidR="001F0CC3" w:rsidRDefault="00332405">
      <w:r>
        <w:pict w14:anchorId="4B7760A2">
          <v:rect id="_x0000_i1028" style="width:0;height:1.5pt" o:hralign="center" o:hrstd="t" o:hr="t"/>
        </w:pict>
      </w:r>
    </w:p>
    <w:p w14:paraId="4B775EC3" w14:textId="77777777" w:rsidR="001F0CC3" w:rsidRDefault="003C32D0">
      <w:pPr>
        <w:pStyle w:val="2"/>
      </w:pPr>
      <w:bookmarkStart w:id="65" w:name="_Toc242094583"/>
      <w:bookmarkStart w:id="66" w:name="X98f6c0a068880ca28ae19688570b8773e5d4a76"/>
      <w:bookmarkEnd w:id="30"/>
      <w:bookmarkEnd w:id="60"/>
      <w:r>
        <w:t>4. Sensitivity Analysis and Parameter Optimization</w:t>
      </w:r>
      <w:bookmarkEnd w:id="65"/>
    </w:p>
    <w:p w14:paraId="4B775EC4" w14:textId="77777777" w:rsidR="001F0CC3" w:rsidRDefault="003C32D0">
      <w:pPr>
        <w:pStyle w:val="3"/>
      </w:pPr>
      <w:bookmarkStart w:id="67" w:name="what-sensitivity-analysis-means-here"/>
      <w:r>
        <w:t>4.1 What sensitivity analysis means here</w:t>
      </w:r>
    </w:p>
    <w:p w14:paraId="4B775EC5" w14:textId="77777777" w:rsidR="001F0CC3" w:rsidRDefault="003C32D0">
      <w:pPr>
        <w:pStyle w:val="FirstParagraph"/>
      </w:pPr>
      <w:r>
        <w:t>Sensitivity analysis shows how strongly individual supply settings affect trial performance. The analysis changes one setting at a time and keeps the other settings fixed. It then runs 100 simulated trials for each setting and compares the average results with the baseline.</w:t>
      </w:r>
    </w:p>
    <w:p w14:paraId="4B775EC6" w14:textId="77777777" w:rsidR="001F0CC3" w:rsidRDefault="003C32D0">
      <w:pPr>
        <w:pStyle w:val="a0"/>
      </w:pPr>
      <w:r>
        <w:t>This approach answers practical questions such as:</w:t>
      </w:r>
    </w:p>
    <w:p w14:paraId="4B775EC7" w14:textId="77777777" w:rsidR="001F0CC3" w:rsidRDefault="003C32D0">
      <w:pPr>
        <w:pStyle w:val="Compact"/>
        <w:numPr>
          <w:ilvl w:val="0"/>
          <w:numId w:val="7"/>
        </w:numPr>
      </w:pPr>
      <w:r>
        <w:t>Can the team hold less stock at sites without causing unacceptable shortages?</w:t>
      </w:r>
    </w:p>
    <w:p w14:paraId="4B775EC8" w14:textId="77777777" w:rsidR="001F0CC3" w:rsidRDefault="003C32D0">
      <w:pPr>
        <w:pStyle w:val="Compact"/>
        <w:numPr>
          <w:ilvl w:val="0"/>
          <w:numId w:val="7"/>
        </w:numPr>
      </w:pPr>
      <w:r>
        <w:t>Does a stricter shelf-life rule reduce total waste?</w:t>
      </w:r>
    </w:p>
    <w:p w14:paraId="4B775EC9" w14:textId="77777777" w:rsidR="001F0CC3" w:rsidRDefault="003C32D0">
      <w:pPr>
        <w:pStyle w:val="Compact"/>
        <w:numPr>
          <w:ilvl w:val="0"/>
          <w:numId w:val="7"/>
        </w:numPr>
      </w:pPr>
      <w:r>
        <w:t>How much stock should the EU depot reserve?</w:t>
      </w:r>
    </w:p>
    <w:p w14:paraId="4B775ECA" w14:textId="77777777" w:rsidR="001F0CC3" w:rsidRDefault="003C32D0">
      <w:pPr>
        <w:pStyle w:val="Compact"/>
        <w:numPr>
          <w:ilvl w:val="0"/>
          <w:numId w:val="7"/>
        </w:numPr>
      </w:pPr>
      <w:r>
        <w:t>Should manufacturing use fewer large batches or more small batches?</w:t>
      </w:r>
    </w:p>
    <w:p w14:paraId="4B775ECB" w14:textId="77777777" w:rsidR="001F0CC3" w:rsidRDefault="003C32D0">
      <w:pPr>
        <w:pStyle w:val="FirstParagraph"/>
      </w:pPr>
      <w:r>
        <w:lastRenderedPageBreak/>
        <w:t>The modeled trial includes:</w:t>
      </w:r>
    </w:p>
    <w:p w14:paraId="4B775ECC" w14:textId="77777777" w:rsidR="001F0CC3" w:rsidRDefault="003C32D0">
      <w:pPr>
        <w:pStyle w:val="Compact"/>
        <w:numPr>
          <w:ilvl w:val="0"/>
          <w:numId w:val="8"/>
        </w:numPr>
      </w:pPr>
      <w:r>
        <w:t>250 patients</w:t>
      </w:r>
    </w:p>
    <w:p w14:paraId="4B775ECD" w14:textId="77777777" w:rsidR="001F0CC3" w:rsidRDefault="003C32D0">
      <w:pPr>
        <w:pStyle w:val="Compact"/>
        <w:numPr>
          <w:ilvl w:val="0"/>
          <w:numId w:val="8"/>
        </w:numPr>
      </w:pPr>
      <w:r>
        <w:t>23 sites: 13 in the EU and 10 in China</w:t>
      </w:r>
    </w:p>
    <w:p w14:paraId="4B775ECE" w14:textId="77777777" w:rsidR="001F0CC3" w:rsidRDefault="003C32D0">
      <w:pPr>
        <w:pStyle w:val="Compact"/>
        <w:numPr>
          <w:ilvl w:val="0"/>
          <w:numId w:val="8"/>
        </w:numPr>
      </w:pPr>
      <w:r>
        <w:t>Two treatment groups in a double-blind design, meaning that treatment assignments are concealed from patients and relevant study staff</w:t>
      </w:r>
    </w:p>
    <w:p w14:paraId="4B775ECF" w14:textId="77777777" w:rsidR="001F0CC3" w:rsidRDefault="003C32D0">
      <w:pPr>
        <w:pStyle w:val="Compact"/>
        <w:numPr>
          <w:ilvl w:val="0"/>
          <w:numId w:val="8"/>
        </w:numPr>
      </w:pPr>
      <w:r>
        <w:t>About 27 months of trial operations within an 850-day simulation period</w:t>
      </w:r>
    </w:p>
    <w:p w14:paraId="4B775ED0" w14:textId="77777777" w:rsidR="001F0CC3" w:rsidRDefault="003C32D0">
      <w:pPr>
        <w:pStyle w:val="FirstParagraph"/>
      </w:pPr>
      <w:r>
        <w:t>The baseline overall stock-out rate is 0.68%. The baseline full-chain waste rate is 43.5%.</w:t>
      </w:r>
    </w:p>
    <w:p w14:paraId="4B775ED1" w14:textId="77777777" w:rsidR="001F0CC3" w:rsidRDefault="003C32D0">
      <w:pPr>
        <w:pStyle w:val="a0"/>
      </w:pPr>
      <w:r>
        <w:t>Unless stated otherwise, all waste results in this section use the full-chain definition from Section 2. This measure counts expired and damaged kits at the EU central depot, the China regional depot, and clinical sites. It compares these losses with all drug produced.</w:t>
      </w:r>
    </w:p>
    <w:p w14:paraId="4B775ED2" w14:textId="77777777" w:rsidR="001F0CC3" w:rsidRDefault="003C32D0">
      <w:pPr>
        <w:pStyle w:val="a0"/>
      </w:pPr>
      <w:r>
        <w:t>The analysis focuses on settings that the supply team can adjust. The goal is not simply to find the lowest waste or the lowest stock-out rate. It is to find a practical balance that keeps the stock-out rate below the 5% planning limit.</w:t>
      </w:r>
    </w:p>
    <w:p w14:paraId="4B775ED3" w14:textId="77777777" w:rsidR="001F0CC3" w:rsidRDefault="003C32D0">
      <w:pPr>
        <w:pStyle w:val="3"/>
      </w:pPr>
      <w:bookmarkStart w:id="68" w:name="the-four-parameters-that-matter-most"/>
      <w:bookmarkEnd w:id="67"/>
      <w:r>
        <w:t>4.2 The four parameters that matter most</w:t>
      </w:r>
    </w:p>
    <w:p w14:paraId="4B775ED4" w14:textId="77777777" w:rsidR="001F0CC3" w:rsidRDefault="003C32D0">
      <w:pPr>
        <w:pStyle w:val="4"/>
      </w:pPr>
      <w:bookmarkStart w:id="69" w:name="site-reorder-target"/>
      <w:r>
        <w:t>Site reorder target</w:t>
      </w:r>
    </w:p>
    <w:p w14:paraId="4B775ED5" w14:textId="77777777" w:rsidR="001F0CC3" w:rsidRDefault="003C32D0">
      <w:pPr>
        <w:pStyle w:val="FirstParagraph"/>
      </w:pPr>
      <w:r>
        <w:t xml:space="preserve">The site reorder target is labeled </w:t>
      </w:r>
      <w:r>
        <w:rPr>
          <w:b/>
          <w:bCs/>
        </w:rPr>
        <w:t>THRESH top</w:t>
      </w:r>
      <w:r>
        <w:t xml:space="preserve"> in the model. Despite that label, it is the stock level that a resupply order aims to restore. It is not the lower inventory level that triggers the order. The default target is 105 kits.</w:t>
      </w:r>
    </w:p>
    <w:p w14:paraId="4B775ED6" w14:textId="77777777" w:rsidR="001F0CC3" w:rsidRDefault="003C32D0">
      <w:pPr>
        <w:pStyle w:val="a0"/>
      </w:pPr>
      <w:r>
        <w:t>Reducing the EU site target to 70 kits lowers the full-chain waste rate from 43.5% to about 40%. The overall stock-out rate rises from 0.68% to about 1.4%, but remains well below the 5% planning limit.</w:t>
      </w:r>
    </w:p>
    <w:p w14:paraId="4B775ED7" w14:textId="77777777" w:rsidR="001F0CC3" w:rsidRDefault="003C32D0">
      <w:pPr>
        <w:pStyle w:val="a0"/>
      </w:pPr>
      <w:r>
        <w:t>This setting was the strongest single waste-reduction lever identified.</w:t>
      </w:r>
    </w:p>
    <w:p w14:paraId="4B775ED8" w14:textId="77777777" w:rsidR="001F0CC3" w:rsidRDefault="003C32D0">
      <w:pPr>
        <w:pStyle w:val="a0"/>
      </w:pPr>
      <w:r>
        <w:t>The reason is straightforward. A target of 105 kits places a large buffer at each site. This protects against uncertain demand. However, slow-enrolling sites may not use the kits before they expire. A target of 70 kits still provides protection while leaving less drug exposed to expiry on site shelves.</w:t>
      </w:r>
    </w:p>
    <w:p w14:paraId="4B775ED9" w14:textId="77777777" w:rsidR="001F0CC3" w:rsidRDefault="003C32D0">
      <w:pPr>
        <w:pStyle w:val="a0"/>
      </w:pPr>
      <w:r>
        <w:rPr>
          <w:b/>
          <w:bCs/>
        </w:rPr>
        <w:t>Recommendation:</w:t>
      </w:r>
      <w:r>
        <w:t xml:space="preserve"> Reduce the EU site reorder target from 105 kits to 70 kits. Confirm both the target and the separate reorder trigger in the Interactive Response Technology, or IRT, system. Monitor enrollment, inventory, and stock-outs after implementation. This result applies to the tested EU setting and should not automatically be extended to China sites.</w:t>
      </w:r>
    </w:p>
    <w:p w14:paraId="4B775EDA" w14:textId="77777777" w:rsidR="001F0CC3" w:rsidRDefault="003C32D0">
      <w:pPr>
        <w:pStyle w:val="4"/>
      </w:pPr>
      <w:bookmarkStart w:id="70" w:name="minimum-shelf-life-at-site-receipt"/>
      <w:bookmarkEnd w:id="69"/>
      <w:r>
        <w:t>Minimum shelf life at site receipt</w:t>
      </w:r>
    </w:p>
    <w:p w14:paraId="4B775EDB" w14:textId="77777777" w:rsidR="001F0CC3" w:rsidRDefault="003C32D0">
      <w:pPr>
        <w:pStyle w:val="FirstParagraph"/>
      </w:pPr>
      <w:r>
        <w:t xml:space="preserve">The minimum shelf-life setting, labeled </w:t>
      </w:r>
      <w:r>
        <w:rPr>
          <w:b/>
          <w:bCs/>
        </w:rPr>
        <w:t>MIN_SHELF</w:t>
      </w:r>
      <w:r>
        <w:t>, defines how much shelf life a kit must have remaining when a site receives it. The default is 30 days.</w:t>
      </w:r>
    </w:p>
    <w:p w14:paraId="4B775EDC" w14:textId="77777777" w:rsidR="001F0CC3" w:rsidRDefault="003C32D0">
      <w:pPr>
        <w:pStyle w:val="a0"/>
      </w:pPr>
      <w:r>
        <w:t>It may appear that tightening this rule would reduce expiry. In practice, it mostly moves the waste to another location.</w:t>
      </w:r>
    </w:p>
    <w:p w14:paraId="4B775EDD" w14:textId="77777777" w:rsidR="001F0CC3" w:rsidRDefault="003C32D0">
      <w:pPr>
        <w:pStyle w:val="a0"/>
      </w:pPr>
      <w:r>
        <w:lastRenderedPageBreak/>
        <w:t>For example, a site may reject a kit because it has too little shelf life remaining. The kit then stays at the regional depot. If no other site can use it, it expires there instead. Site expiry falls, but depot expiry rises. Full-chain waste barely changes.</w:t>
      </w:r>
    </w:p>
    <w:p w14:paraId="4B775EDE" w14:textId="77777777" w:rsidR="001F0CC3" w:rsidRDefault="003C32D0">
      <w:pPr>
        <w:pStyle w:val="a0"/>
      </w:pPr>
      <w:r>
        <w:rPr>
          <w:b/>
          <w:bCs/>
        </w:rPr>
        <w:t>Recommendation:</w:t>
      </w:r>
      <w:r>
        <w:t xml:space="preserve"> Keep the 30-day default. Treat MIN_SHELF as a quality-control setting, not as a tool for reducing total waste.</w:t>
      </w:r>
    </w:p>
    <w:p w14:paraId="4B775EDF" w14:textId="77777777" w:rsidR="001F0CC3" w:rsidRDefault="003C32D0">
      <w:pPr>
        <w:pStyle w:val="4"/>
      </w:pPr>
      <w:bookmarkStart w:id="71" w:name="eu-inventory-protection"/>
      <w:bookmarkEnd w:id="70"/>
      <w:r>
        <w:t>EU inventory protection</w:t>
      </w:r>
    </w:p>
    <w:p w14:paraId="4B775EE0" w14:textId="77777777" w:rsidR="001F0CC3" w:rsidRDefault="003C32D0">
      <w:pPr>
        <w:pStyle w:val="FirstParagraph"/>
      </w:pPr>
      <w:r>
        <w:t xml:space="preserve">The </w:t>
      </w:r>
      <w:r>
        <w:rPr>
          <w:b/>
          <w:bCs/>
        </w:rPr>
        <w:t>EU_PROTECT</w:t>
      </w:r>
      <w:r>
        <w:t xml:space="preserve"> setting defines how many days of expected EU demand the central depot reserves before transferring stock to China. The baseline setting is 90 days.</w:t>
      </w:r>
    </w:p>
    <w:p w14:paraId="4B775EE1" w14:textId="77777777" w:rsidR="001F0CC3" w:rsidRDefault="003C32D0">
      <w:pPr>
        <w:pStyle w:val="a0"/>
      </w:pPr>
      <w:r>
        <w:t>At 90 days, the China-specific stock-out rate is 0.08%. At 30 days, the modeled China-specific stock-out rate rises to 3.0%. This is 37.5 times the rate at the 90-day setting. Full-chain waste barely changes.</w:t>
      </w:r>
    </w:p>
    <w:p w14:paraId="4B775EE2" w14:textId="64D8F204" w:rsidR="001F0CC3" w:rsidRDefault="003C32D0">
      <w:pPr>
        <w:pStyle w:val="a0"/>
      </w:pPr>
      <w:r>
        <w:t>This result requires a model logic check before the team assigns a cause. Under the rule described in Section 3, reducing the EU reserve from 90 days to 30 days should normally make more stock eligible for transfer to China, not less. The reported increase in China stock-outs may reflect transfer timing, another linked inventory rule,</w:t>
      </w:r>
      <w:del w:id="72" w:author="Wang, Cunyi [CN]" w:date="2026-10-12T14:48:00Z" w16du:dateUtc="2026-10-12T06:48:00Z">
        <w:r w:rsidDel="00726A65">
          <w:delText xml:space="preserve"> </w:delText>
        </w:r>
      </w:del>
      <w:ins w:id="73" w:author="Wang, Cunyi [CN]" w:date="2026-10-12T14:48:00Z" w16du:dateUtc="2026-10-12T06:48:00Z">
        <w:r w:rsidR="00726A65">
          <w:rPr>
            <w:rFonts w:hint="eastAsia"/>
          </w:rPr>
          <w:t xml:space="preserve">the proportion of </w:t>
        </w:r>
      </w:ins>
      <w:ins w:id="74" w:author="Wang, Cunyi [CN]" w:date="2026-10-12T14:49:00Z" w16du:dateUtc="2026-10-12T06:49:00Z">
        <w:r w:rsidR="00F73500">
          <w:rPr>
            <w:rFonts w:hint="eastAsia"/>
          </w:rPr>
          <w:t xml:space="preserve">stock </w:t>
        </w:r>
      </w:ins>
      <w:ins w:id="75" w:author="Wang, Cunyi [CN]" w:date="2026-10-12T14:48:00Z" w16du:dateUtc="2026-10-12T06:48:00Z">
        <w:r w:rsidR="00726A65">
          <w:rPr>
            <w:rFonts w:hint="eastAsia"/>
          </w:rPr>
          <w:t>transfer</w:t>
        </w:r>
      </w:ins>
      <w:ins w:id="76" w:author="Wang, Cunyi [CN]" w:date="2026-10-12T14:49:00Z" w16du:dateUtc="2026-10-12T06:49:00Z">
        <w:r w:rsidR="00F73500">
          <w:rPr>
            <w:rFonts w:hint="eastAsia"/>
          </w:rPr>
          <w:t>red</w:t>
        </w:r>
      </w:ins>
      <w:ins w:id="77" w:author="Wang, Cunyi [CN]" w:date="2026-10-12T14:48:00Z" w16du:dateUtc="2026-10-12T06:48:00Z">
        <w:r w:rsidR="00726A65">
          <w:rPr>
            <w:rFonts w:hint="eastAsia"/>
          </w:rPr>
          <w:t xml:space="preserve"> from </w:t>
        </w:r>
      </w:ins>
      <w:ins w:id="78" w:author="Wang, Cunyi [CN]" w:date="2026-10-12T14:49:00Z" w16du:dateUtc="2026-10-12T06:49:00Z">
        <w:r w:rsidR="006038DA">
          <w:rPr>
            <w:rFonts w:hint="eastAsia"/>
          </w:rPr>
          <w:t xml:space="preserve">the </w:t>
        </w:r>
      </w:ins>
      <w:ins w:id="79" w:author="Wang, Cunyi [CN]" w:date="2026-10-12T14:48:00Z" w16du:dateUtc="2026-10-12T06:48:00Z">
        <w:r w:rsidR="00726A65">
          <w:rPr>
            <w:rFonts w:hint="eastAsia"/>
          </w:rPr>
          <w:t xml:space="preserve">EU </w:t>
        </w:r>
      </w:ins>
      <w:ins w:id="80" w:author="Wang, Cunyi [CN]" w:date="2026-10-12T14:49:00Z" w16du:dateUtc="2026-10-12T06:49:00Z">
        <w:r w:rsidR="00726A65">
          <w:rPr>
            <w:rFonts w:hint="eastAsia"/>
          </w:rPr>
          <w:t xml:space="preserve">depot to </w:t>
        </w:r>
        <w:r w:rsidR="006038DA">
          <w:rPr>
            <w:rFonts w:hint="eastAsia"/>
          </w:rPr>
          <w:t xml:space="preserve">the </w:t>
        </w:r>
        <w:r w:rsidR="00726A65">
          <w:rPr>
            <w:rFonts w:hint="eastAsia"/>
          </w:rPr>
          <w:t>China depot</w:t>
        </w:r>
      </w:ins>
      <w:del w:id="81" w:author="Wang, Cunyi [CN]" w:date="2026-10-12T14:48:00Z" w16du:dateUtc="2026-10-12T06:48:00Z">
        <w:r w:rsidDel="00726A65">
          <w:delText>in-transit stock, or an implementation issue</w:delText>
        </w:r>
      </w:del>
      <w:r>
        <w:t xml:space="preserve">. </w:t>
      </w:r>
      <w:ins w:id="82" w:author="Wang, Cunyi [CN]" w:date="2026-10-12T14:50:00Z" w16du:dateUtc="2026-10-12T06:50:00Z">
        <w:r w:rsidR="006038DA">
          <w:rPr>
            <w:rFonts w:hint="eastAsia"/>
          </w:rPr>
          <w:t xml:space="preserve">A further sensitivity analysis to </w:t>
        </w:r>
        <w:r w:rsidR="004F18AD" w:rsidRPr="004F18AD">
          <w:rPr>
            <w:b/>
            <w:bCs/>
            <w:rPrChange w:id="83" w:author="Wang, Cunyi [CN]" w:date="2026-10-12T14:50:00Z" w16du:dateUtc="2026-10-12T06:50:00Z">
              <w:rPr/>
            </w:rPrChange>
          </w:rPr>
          <w:t>forward_to_cn_fraction</w:t>
        </w:r>
      </w:ins>
      <w:ins w:id="84" w:author="Wang, Cunyi [CN]" w:date="2026-10-12T14:51:00Z" w16du:dateUtc="2026-10-12T06:51:00Z">
        <w:r w:rsidR="004F18AD">
          <w:rPr>
            <w:rFonts w:hint="eastAsia"/>
            <w:b/>
            <w:bCs/>
          </w:rPr>
          <w:t xml:space="preserve"> </w:t>
        </w:r>
        <w:r w:rsidR="004F18AD" w:rsidRPr="004F18AD">
          <w:rPr>
            <w:rPrChange w:id="85" w:author="Wang, Cunyi [CN]" w:date="2026-10-12T14:51:00Z" w16du:dateUtc="2026-10-12T06:51:00Z">
              <w:rPr>
                <w:b/>
                <w:bCs/>
              </w:rPr>
            </w:rPrChange>
          </w:rPr>
          <w:t>will be assessed by the team.</w:t>
        </w:r>
      </w:ins>
      <w:del w:id="86" w:author="Wang, Cunyi [CN]" w:date="2026-10-12T14:50:00Z" w16du:dateUtc="2026-10-12T06:50:00Z">
        <w:r w:rsidDel="006038DA">
          <w:delText>The team should review order records, transfer decisions, available inventory, stock in transit, and the exact rule used in the simulation.</w:delText>
        </w:r>
      </w:del>
    </w:p>
    <w:p w14:paraId="4B775EE3" w14:textId="77777777" w:rsidR="001F0CC3" w:rsidRDefault="003C32D0">
      <w:pPr>
        <w:pStyle w:val="a0"/>
      </w:pPr>
      <w:r>
        <w:t>Long delivery times still make China vulnerable to any interruption in replenishment. Transport, customs, and import activities may take weeks or months. Once site inventory becomes low, the supply chain may not have enough time to prevent a missed dispensing visit.</w:t>
      </w:r>
    </w:p>
    <w:p w14:paraId="4B775EE4" w14:textId="77777777" w:rsidR="001F0CC3" w:rsidRDefault="003C32D0">
      <w:pPr>
        <w:pStyle w:val="a0"/>
      </w:pPr>
      <w:r>
        <w:t>The 3.0% result remains below the general 5% planning limit. However, it leaves less room for customs delays or an unexpected increase in enrollment.</w:t>
      </w:r>
    </w:p>
    <w:p w14:paraId="4B775EE5" w14:textId="77777777" w:rsidR="001F0CC3" w:rsidRDefault="003C32D0">
      <w:pPr>
        <w:pStyle w:val="a0"/>
      </w:pPr>
      <w:r>
        <w:rPr>
          <w:b/>
          <w:bCs/>
        </w:rPr>
        <w:t>Recommendation:</w:t>
      </w:r>
      <w:r>
        <w:t xml:space="preserve"> Keep the 90-day default while the result and model logic are validated. As an interim operating guardrail, do not reduce EU_PROTECT below 60 days without study-specific simulation and a review of transfer records. The analysis presented here does not establish 60 days as the optimal setting.</w:t>
      </w:r>
    </w:p>
    <w:p w14:paraId="4B775EE6" w14:textId="77777777" w:rsidR="001F0CC3" w:rsidRDefault="003C32D0">
      <w:pPr>
        <w:pStyle w:val="4"/>
      </w:pPr>
      <w:bookmarkStart w:id="87" w:name="manufacturing-batch-frequency"/>
      <w:bookmarkEnd w:id="71"/>
      <w:r>
        <w:t>Manufacturing batch frequency</w:t>
      </w:r>
    </w:p>
    <w:p w14:paraId="4B775EE7" w14:textId="77777777" w:rsidR="001F0CC3" w:rsidRDefault="003C32D0">
      <w:pPr>
        <w:pStyle w:val="FirstParagraph"/>
      </w:pPr>
      <w:r>
        <w:t>The analysis also tested different manufacturing schedules while holding total production volume fixed. The same total quantity was produced, but it was divided among different numbers of batches.</w:t>
      </w:r>
    </w:p>
    <w:tbl>
      <w:tblPr>
        <w:tblStyle w:val="Table"/>
        <w:tblW w:w="5000" w:type="pct"/>
        <w:tblLayout w:type="fixed"/>
        <w:tblLook w:val="0020" w:firstRow="1" w:lastRow="0" w:firstColumn="0" w:lastColumn="0" w:noHBand="0" w:noVBand="0"/>
      </w:tblPr>
      <w:tblGrid>
        <w:gridCol w:w="2052"/>
        <w:gridCol w:w="2736"/>
        <w:gridCol w:w="2736"/>
        <w:gridCol w:w="2052"/>
      </w:tblGrid>
      <w:tr w:rsidR="001F0CC3" w14:paraId="4B775EEC"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1697" w:type="dxa"/>
          </w:tcPr>
          <w:p w14:paraId="4B775EE8" w14:textId="77777777" w:rsidR="001F0CC3" w:rsidRDefault="003C32D0">
            <w:pPr>
              <w:pStyle w:val="Compact"/>
            </w:pPr>
            <w:r>
              <w:t>Manufacturing schedule</w:t>
            </w:r>
          </w:p>
        </w:tc>
        <w:tc>
          <w:tcPr>
            <w:tcW w:w="2262" w:type="dxa"/>
          </w:tcPr>
          <w:p w14:paraId="4B775EE9" w14:textId="77777777" w:rsidR="001F0CC3" w:rsidRDefault="003C32D0">
            <w:pPr>
              <w:pStyle w:val="Compact"/>
              <w:jc w:val="right"/>
            </w:pPr>
            <w:r>
              <w:t>Overall stock-out rate</w:t>
            </w:r>
          </w:p>
        </w:tc>
        <w:tc>
          <w:tcPr>
            <w:tcW w:w="2262" w:type="dxa"/>
          </w:tcPr>
          <w:p w14:paraId="4B775EEA" w14:textId="77777777" w:rsidR="001F0CC3" w:rsidRDefault="003C32D0">
            <w:pPr>
              <w:pStyle w:val="Compact"/>
              <w:jc w:val="right"/>
            </w:pPr>
            <w:r>
              <w:t>Full-chain waste rate</w:t>
            </w:r>
          </w:p>
        </w:tc>
        <w:tc>
          <w:tcPr>
            <w:tcW w:w="1697" w:type="dxa"/>
          </w:tcPr>
          <w:p w14:paraId="4B775EEB" w14:textId="77777777" w:rsidR="001F0CC3" w:rsidRDefault="003C32D0">
            <w:pPr>
              <w:pStyle w:val="Compact"/>
            </w:pPr>
            <w:r>
              <w:t>Practical effect</w:t>
            </w:r>
          </w:p>
        </w:tc>
      </w:tr>
      <w:tr w:rsidR="001F0CC3" w14:paraId="4B775EF1" w14:textId="77777777">
        <w:tc>
          <w:tcPr>
            <w:tcW w:w="1697" w:type="dxa"/>
          </w:tcPr>
          <w:p w14:paraId="4B775EED" w14:textId="77777777" w:rsidR="001F0CC3" w:rsidRDefault="003C32D0">
            <w:pPr>
              <w:pStyle w:val="Compact"/>
            </w:pPr>
            <w:r>
              <w:t>4 large batches</w:t>
            </w:r>
          </w:p>
        </w:tc>
        <w:tc>
          <w:tcPr>
            <w:tcW w:w="2262" w:type="dxa"/>
          </w:tcPr>
          <w:p w14:paraId="4B775EEE" w14:textId="77777777" w:rsidR="001F0CC3" w:rsidRDefault="003C32D0">
            <w:pPr>
              <w:pStyle w:val="Compact"/>
              <w:jc w:val="right"/>
            </w:pPr>
            <w:r>
              <w:t>0.08%</w:t>
            </w:r>
          </w:p>
        </w:tc>
        <w:tc>
          <w:tcPr>
            <w:tcW w:w="2262" w:type="dxa"/>
          </w:tcPr>
          <w:p w14:paraId="4B775EEF" w14:textId="77777777" w:rsidR="001F0CC3" w:rsidRDefault="003C32D0">
            <w:pPr>
              <w:pStyle w:val="Compact"/>
              <w:jc w:val="right"/>
            </w:pPr>
            <w:r>
              <w:t>56%</w:t>
            </w:r>
          </w:p>
        </w:tc>
        <w:tc>
          <w:tcPr>
            <w:tcW w:w="1697" w:type="dxa"/>
          </w:tcPr>
          <w:p w14:paraId="4B775EF0" w14:textId="77777777" w:rsidR="001F0CC3" w:rsidRDefault="003C32D0">
            <w:pPr>
              <w:pStyle w:val="Compact"/>
            </w:pPr>
            <w:r>
              <w:t xml:space="preserve">Strong early buffer, but </w:t>
            </w:r>
            <w:r>
              <w:lastRenderedPageBreak/>
              <w:t>substantial depot expiry</w:t>
            </w:r>
          </w:p>
        </w:tc>
      </w:tr>
      <w:tr w:rsidR="001F0CC3" w14:paraId="4B775EF6" w14:textId="77777777">
        <w:tc>
          <w:tcPr>
            <w:tcW w:w="1697" w:type="dxa"/>
          </w:tcPr>
          <w:p w14:paraId="4B775EF2" w14:textId="77777777" w:rsidR="001F0CC3" w:rsidRDefault="003C32D0">
            <w:pPr>
              <w:pStyle w:val="Compact"/>
            </w:pPr>
            <w:r>
              <w:lastRenderedPageBreak/>
              <w:t>8 batches at 60-day intervals</w:t>
            </w:r>
          </w:p>
        </w:tc>
        <w:tc>
          <w:tcPr>
            <w:tcW w:w="2262" w:type="dxa"/>
          </w:tcPr>
          <w:p w14:paraId="4B775EF3" w14:textId="77777777" w:rsidR="001F0CC3" w:rsidRDefault="003C32D0">
            <w:pPr>
              <w:pStyle w:val="Compact"/>
              <w:jc w:val="right"/>
            </w:pPr>
            <w:r>
              <w:t>0.68%</w:t>
            </w:r>
          </w:p>
        </w:tc>
        <w:tc>
          <w:tcPr>
            <w:tcW w:w="2262" w:type="dxa"/>
          </w:tcPr>
          <w:p w14:paraId="4B775EF4" w14:textId="77777777" w:rsidR="001F0CC3" w:rsidRDefault="003C32D0">
            <w:pPr>
              <w:pStyle w:val="Compact"/>
              <w:jc w:val="right"/>
            </w:pPr>
            <w:r>
              <w:t>43.5%</w:t>
            </w:r>
          </w:p>
        </w:tc>
        <w:tc>
          <w:tcPr>
            <w:tcW w:w="1697" w:type="dxa"/>
          </w:tcPr>
          <w:p w14:paraId="4B775EF5" w14:textId="77777777" w:rsidR="001F0CC3" w:rsidRDefault="003C32D0">
            <w:pPr>
              <w:pStyle w:val="Compact"/>
            </w:pPr>
            <w:r>
              <w:t>Best observed balance of service and waste</w:t>
            </w:r>
          </w:p>
        </w:tc>
      </w:tr>
      <w:tr w:rsidR="001F0CC3" w14:paraId="4B775EFB" w14:textId="77777777">
        <w:tc>
          <w:tcPr>
            <w:tcW w:w="1697" w:type="dxa"/>
          </w:tcPr>
          <w:p w14:paraId="4B775EF7" w14:textId="77777777" w:rsidR="001F0CC3" w:rsidRDefault="003C32D0">
            <w:pPr>
              <w:pStyle w:val="Compact"/>
            </w:pPr>
            <w:r>
              <w:t>15 small batches</w:t>
            </w:r>
          </w:p>
        </w:tc>
        <w:tc>
          <w:tcPr>
            <w:tcW w:w="2262" w:type="dxa"/>
          </w:tcPr>
          <w:p w14:paraId="4B775EF8" w14:textId="77777777" w:rsidR="001F0CC3" w:rsidRDefault="003C32D0">
            <w:pPr>
              <w:pStyle w:val="Compact"/>
              <w:jc w:val="right"/>
            </w:pPr>
            <w:r>
              <w:t>3.8%</w:t>
            </w:r>
          </w:p>
        </w:tc>
        <w:tc>
          <w:tcPr>
            <w:tcW w:w="2262" w:type="dxa"/>
          </w:tcPr>
          <w:p w14:paraId="4B775EF9" w14:textId="77777777" w:rsidR="001F0CC3" w:rsidRDefault="003C32D0">
            <w:pPr>
              <w:pStyle w:val="Compact"/>
              <w:jc w:val="right"/>
            </w:pPr>
            <w:r>
              <w:t>About 43%</w:t>
            </w:r>
          </w:p>
        </w:tc>
        <w:tc>
          <w:tcPr>
            <w:tcW w:w="1697" w:type="dxa"/>
          </w:tcPr>
          <w:p w14:paraId="4B775EFA" w14:textId="77777777" w:rsidR="001F0CC3" w:rsidRDefault="003C32D0">
            <w:pPr>
              <w:pStyle w:val="Compact"/>
            </w:pPr>
            <w:r>
              <w:t>Similar waste to baseline, but higher stock-out risk</w:t>
            </w:r>
          </w:p>
        </w:tc>
      </w:tr>
    </w:tbl>
    <w:p w14:paraId="4B775EFC" w14:textId="77777777" w:rsidR="001F0CC3" w:rsidRDefault="003C32D0">
      <w:pPr>
        <w:pStyle w:val="a0"/>
      </w:pPr>
      <w:r>
        <w:t>Four large batches place more supply into the network early. This large buffer protects against high demand. However, much of the drug waits at depots and expires before patients need it. The very low stock-out rate therefore comes with a large increase in waste.</w:t>
      </w:r>
    </w:p>
    <w:p w14:paraId="4B775EFD" w14:textId="77777777" w:rsidR="001F0CC3" w:rsidRDefault="003C32D0">
      <w:pPr>
        <w:pStyle w:val="a0"/>
      </w:pPr>
      <w:r>
        <w:t>Fifteen smaller batches do not materially reduce waste. They also provide less protection between arrivals. A delayed batch release or an increase in demand can use the available stock before the next batch arrives. The stock-out rate rises to 3.8%.</w:t>
      </w:r>
    </w:p>
    <w:p w14:paraId="4B775EFE" w14:textId="77777777" w:rsidR="001F0CC3" w:rsidRDefault="003C32D0">
      <w:pPr>
        <w:pStyle w:val="a0"/>
      </w:pPr>
      <w:r>
        <w:rPr>
          <w:b/>
          <w:bCs/>
        </w:rPr>
        <w:t>Recommendation:</w:t>
      </w:r>
      <w:r>
        <w:t xml:space="preserve"> Keep the eight-batch schedule with 60-day intervals.</w:t>
      </w:r>
    </w:p>
    <w:p w14:paraId="4B775EFF" w14:textId="77777777" w:rsidR="001F0CC3" w:rsidRDefault="003C32D0">
      <w:pPr>
        <w:pStyle w:val="3"/>
      </w:pPr>
      <w:bookmarkStart w:id="88" w:name="why-the-right-waste-metric-matters"/>
      <w:bookmarkEnd w:id="68"/>
      <w:bookmarkEnd w:id="87"/>
      <w:r>
        <w:t>4.3 Why the right waste metric matters</w:t>
      </w:r>
    </w:p>
    <w:p w14:paraId="4B775F00" w14:textId="77777777" w:rsidR="001F0CC3" w:rsidRDefault="003C32D0">
      <w:pPr>
        <w:pStyle w:val="FirstParagraph"/>
      </w:pPr>
      <w:r>
        <w:t>A narrow waste measure can lead the team toward the wrong decision.</w:t>
      </w:r>
    </w:p>
    <w:p w14:paraId="4B775F01" w14:textId="77777777" w:rsidR="001F0CC3" w:rsidRDefault="003C32D0">
      <w:pPr>
        <w:pStyle w:val="a0"/>
      </w:pPr>
      <w:commentRangeStart w:id="89"/>
      <w:r>
        <w:rPr>
          <w:b/>
          <w:bCs/>
        </w:rPr>
        <w:t>Site-only waste</w:t>
      </w:r>
      <w:commentRangeEnd w:id="89"/>
      <w:r w:rsidR="009B2786">
        <w:rPr>
          <w:rStyle w:val="af0"/>
          <w:sz w:val="24"/>
          <w:szCs w:val="24"/>
        </w:rPr>
        <w:commentReference w:id="89"/>
      </w:r>
      <w:r>
        <w:t xml:space="preserve"> counts expiry at clinical sites. It does not show what happens at depots. A stricter site shelf-life rule may improve site-only waste because fewer near-expiry kits reach sites. However, those kits may remain at the regional depot and expire there. The location of the waste changes; the total does not.</w:t>
      </w:r>
    </w:p>
    <w:p w14:paraId="4B775F02" w14:textId="77777777" w:rsidR="001F0CC3" w:rsidRDefault="003C32D0">
      <w:pPr>
        <w:pStyle w:val="a0"/>
      </w:pPr>
      <w:r>
        <w:rPr>
          <w:b/>
          <w:bCs/>
        </w:rPr>
        <w:t>Full-chain waste</w:t>
      </w:r>
      <w:r>
        <w:t xml:space="preserve"> counts expiry and damage at every modeled location. It compares these losses with total drug production. Full-chain waste shows whether a decision truly reduces waste or merely moves it elsewhere.</w:t>
      </w:r>
    </w:p>
    <w:tbl>
      <w:tblPr>
        <w:tblStyle w:val="Table"/>
        <w:tblW w:w="5000" w:type="pct"/>
        <w:tblLayout w:type="fixed"/>
        <w:tblLook w:val="0020" w:firstRow="1" w:lastRow="0" w:firstColumn="0" w:lastColumn="0" w:noHBand="0" w:noVBand="0"/>
      </w:tblPr>
      <w:tblGrid>
        <w:gridCol w:w="3192"/>
        <w:gridCol w:w="3192"/>
        <w:gridCol w:w="3192"/>
      </w:tblGrid>
      <w:tr w:rsidR="001F0CC3" w14:paraId="4B775F06"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775F03" w14:textId="77777777" w:rsidR="001F0CC3" w:rsidRDefault="003C32D0">
            <w:pPr>
              <w:pStyle w:val="Compact"/>
            </w:pPr>
            <w:r>
              <w:t>Waste measure</w:t>
            </w:r>
          </w:p>
        </w:tc>
        <w:tc>
          <w:tcPr>
            <w:tcW w:w="2640" w:type="dxa"/>
          </w:tcPr>
          <w:p w14:paraId="4B775F04" w14:textId="77777777" w:rsidR="001F0CC3" w:rsidRDefault="003C32D0">
            <w:pPr>
              <w:pStyle w:val="Compact"/>
            </w:pPr>
            <w:r>
              <w:t>What it shows</w:t>
            </w:r>
          </w:p>
        </w:tc>
        <w:tc>
          <w:tcPr>
            <w:tcW w:w="2640" w:type="dxa"/>
          </w:tcPr>
          <w:p w14:paraId="4B775F05" w14:textId="77777777" w:rsidR="001F0CC3" w:rsidRDefault="003C32D0">
            <w:pPr>
              <w:pStyle w:val="Compact"/>
            </w:pPr>
            <w:r>
              <w:t>Main limitation</w:t>
            </w:r>
          </w:p>
        </w:tc>
      </w:tr>
      <w:tr w:rsidR="001F0CC3" w14:paraId="4B775F0A" w14:textId="77777777">
        <w:tc>
          <w:tcPr>
            <w:tcW w:w="2640" w:type="dxa"/>
          </w:tcPr>
          <w:p w14:paraId="4B775F07" w14:textId="77777777" w:rsidR="001F0CC3" w:rsidRDefault="003C32D0">
            <w:pPr>
              <w:pStyle w:val="Compact"/>
            </w:pPr>
            <w:r>
              <w:t>Site-only waste</w:t>
            </w:r>
          </w:p>
        </w:tc>
        <w:tc>
          <w:tcPr>
            <w:tcW w:w="2640" w:type="dxa"/>
          </w:tcPr>
          <w:p w14:paraId="4B775F08" w14:textId="77777777" w:rsidR="001F0CC3" w:rsidRDefault="003C32D0">
            <w:pPr>
              <w:pStyle w:val="Compact"/>
            </w:pPr>
            <w:r>
              <w:t>Expiry at clinical sites</w:t>
            </w:r>
          </w:p>
        </w:tc>
        <w:tc>
          <w:tcPr>
            <w:tcW w:w="2640" w:type="dxa"/>
          </w:tcPr>
          <w:p w14:paraId="4B775F09" w14:textId="77777777" w:rsidR="001F0CC3" w:rsidRDefault="003C32D0">
            <w:pPr>
              <w:pStyle w:val="Compact"/>
            </w:pPr>
            <w:r>
              <w:t>Can hide waste moved to a depot</w:t>
            </w:r>
          </w:p>
        </w:tc>
      </w:tr>
      <w:tr w:rsidR="001F0CC3" w14:paraId="4B775F0E" w14:textId="77777777">
        <w:tc>
          <w:tcPr>
            <w:tcW w:w="2640" w:type="dxa"/>
          </w:tcPr>
          <w:p w14:paraId="4B775F0B" w14:textId="77777777" w:rsidR="001F0CC3" w:rsidRDefault="003C32D0">
            <w:pPr>
              <w:pStyle w:val="Compact"/>
            </w:pPr>
            <w:r>
              <w:t>Full-chain waste</w:t>
            </w:r>
          </w:p>
        </w:tc>
        <w:tc>
          <w:tcPr>
            <w:tcW w:w="2640" w:type="dxa"/>
          </w:tcPr>
          <w:p w14:paraId="4B775F0C" w14:textId="77777777" w:rsidR="001F0CC3" w:rsidRDefault="003C32D0">
            <w:pPr>
              <w:pStyle w:val="Compact"/>
            </w:pPr>
            <w:r>
              <w:t>Expiry and damage across the modeled supply chain</w:t>
            </w:r>
          </w:p>
        </w:tc>
        <w:tc>
          <w:tcPr>
            <w:tcW w:w="2640" w:type="dxa"/>
          </w:tcPr>
          <w:p w14:paraId="4B775F0D" w14:textId="77777777" w:rsidR="001F0CC3" w:rsidRDefault="003C32D0">
            <w:pPr>
              <w:pStyle w:val="Compact"/>
            </w:pPr>
            <w:r>
              <w:t>Requires complete depot and site data</w:t>
            </w:r>
          </w:p>
        </w:tc>
      </w:tr>
    </w:tbl>
    <w:p w14:paraId="4B775F0F" w14:textId="77777777" w:rsidR="001F0CC3" w:rsidRDefault="003C32D0">
      <w:pPr>
        <w:pStyle w:val="a0"/>
      </w:pPr>
      <w:r>
        <w:t>Full-chain waste should remain the primary measure for optimization.</w:t>
      </w:r>
    </w:p>
    <w:p w14:paraId="4B775F10" w14:textId="77777777" w:rsidR="001F0CC3" w:rsidRDefault="003C32D0">
      <w:pPr>
        <w:pStyle w:val="a0"/>
      </w:pPr>
      <w:r>
        <w:t xml:space="preserve">The 30% to 50% industry planning range discussed in Section 2 usually uses a shipment-based operational definition. It compares unused shipped kits with used kits. Full-chain </w:t>
      </w:r>
      <w:r>
        <w:lastRenderedPageBreak/>
        <w:t>waste instead compares expiry and damage with all drug produced. The measures use different comparison quantities and are not directly comparable. This paper reports both definitions where useful and clearly identifies which one applies.</w:t>
      </w:r>
    </w:p>
    <w:p w14:paraId="4B775F11" w14:textId="77777777" w:rsidR="001F0CC3" w:rsidRDefault="003C32D0">
      <w:pPr>
        <w:pStyle w:val="3"/>
      </w:pPr>
      <w:bookmarkStart w:id="90" w:name="recommended-operating-configuration"/>
      <w:bookmarkEnd w:id="88"/>
      <w:r>
        <w:t>4.4 Recommended operating configuration</w:t>
      </w:r>
    </w:p>
    <w:tbl>
      <w:tblPr>
        <w:tblStyle w:val="Table"/>
        <w:tblW w:w="5000" w:type="pct"/>
        <w:tblLayout w:type="fixed"/>
        <w:tblLook w:val="0020" w:firstRow="1" w:lastRow="0" w:firstColumn="0" w:lastColumn="0" w:noHBand="0" w:noVBand="0"/>
      </w:tblPr>
      <w:tblGrid>
        <w:gridCol w:w="2052"/>
        <w:gridCol w:w="2736"/>
        <w:gridCol w:w="2736"/>
        <w:gridCol w:w="2052"/>
      </w:tblGrid>
      <w:tr w:rsidR="001F0CC3" w14:paraId="4B775F16"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1697" w:type="dxa"/>
          </w:tcPr>
          <w:p w14:paraId="4B775F12" w14:textId="77777777" w:rsidR="001F0CC3" w:rsidRDefault="003C32D0">
            <w:pPr>
              <w:pStyle w:val="Compact"/>
            </w:pPr>
            <w:r>
              <w:t>Operating parameter</w:t>
            </w:r>
          </w:p>
        </w:tc>
        <w:tc>
          <w:tcPr>
            <w:tcW w:w="2262" w:type="dxa"/>
          </w:tcPr>
          <w:p w14:paraId="4B775F13" w14:textId="77777777" w:rsidR="001F0CC3" w:rsidRDefault="003C32D0">
            <w:pPr>
              <w:pStyle w:val="Compact"/>
              <w:jc w:val="right"/>
            </w:pPr>
            <w:r>
              <w:t>Baseline</w:t>
            </w:r>
          </w:p>
        </w:tc>
        <w:tc>
          <w:tcPr>
            <w:tcW w:w="2262" w:type="dxa"/>
          </w:tcPr>
          <w:p w14:paraId="4B775F14" w14:textId="77777777" w:rsidR="001F0CC3" w:rsidRDefault="003C32D0">
            <w:pPr>
              <w:pStyle w:val="Compact"/>
              <w:jc w:val="right"/>
            </w:pPr>
            <w:r>
              <w:t>Recommendation</w:t>
            </w:r>
          </w:p>
        </w:tc>
        <w:tc>
          <w:tcPr>
            <w:tcW w:w="1697" w:type="dxa"/>
          </w:tcPr>
          <w:p w14:paraId="4B775F15" w14:textId="77777777" w:rsidR="001F0CC3" w:rsidRDefault="003C32D0">
            <w:pPr>
              <w:pStyle w:val="Compact"/>
            </w:pPr>
            <w:r>
              <w:t>Reason</w:t>
            </w:r>
          </w:p>
        </w:tc>
      </w:tr>
      <w:tr w:rsidR="001F0CC3" w14:paraId="4B775F1B" w14:textId="77777777">
        <w:tc>
          <w:tcPr>
            <w:tcW w:w="1697" w:type="dxa"/>
          </w:tcPr>
          <w:p w14:paraId="4B775F17" w14:textId="77777777" w:rsidR="001F0CC3" w:rsidRDefault="003C32D0">
            <w:pPr>
              <w:pStyle w:val="Compact"/>
            </w:pPr>
            <w:r>
              <w:t>EU site reorder target</w:t>
            </w:r>
          </w:p>
        </w:tc>
        <w:tc>
          <w:tcPr>
            <w:tcW w:w="2262" w:type="dxa"/>
          </w:tcPr>
          <w:p w14:paraId="4B775F18" w14:textId="77777777" w:rsidR="001F0CC3" w:rsidRDefault="003C32D0">
            <w:pPr>
              <w:pStyle w:val="Compact"/>
              <w:jc w:val="right"/>
            </w:pPr>
            <w:r>
              <w:t>105 kits</w:t>
            </w:r>
          </w:p>
        </w:tc>
        <w:tc>
          <w:tcPr>
            <w:tcW w:w="2262" w:type="dxa"/>
          </w:tcPr>
          <w:p w14:paraId="4B775F19" w14:textId="77777777" w:rsidR="001F0CC3" w:rsidRDefault="003C32D0">
            <w:pPr>
              <w:pStyle w:val="Compact"/>
              <w:jc w:val="right"/>
            </w:pPr>
            <w:r>
              <w:t>Reduce to 70 kits</w:t>
            </w:r>
          </w:p>
        </w:tc>
        <w:tc>
          <w:tcPr>
            <w:tcW w:w="1697" w:type="dxa"/>
          </w:tcPr>
          <w:p w14:paraId="4B775F1A" w14:textId="77777777" w:rsidR="001F0CC3" w:rsidRDefault="003C32D0">
            <w:pPr>
              <w:pStyle w:val="Compact"/>
            </w:pPr>
            <w:r>
              <w:t>Reduces full-chain waste to about 40% while keeping the overall stock-out rate near 1.4%</w:t>
            </w:r>
          </w:p>
        </w:tc>
      </w:tr>
      <w:tr w:rsidR="001F0CC3" w14:paraId="4B775F20" w14:textId="77777777">
        <w:tc>
          <w:tcPr>
            <w:tcW w:w="1697" w:type="dxa"/>
          </w:tcPr>
          <w:p w14:paraId="4B775F1C" w14:textId="77777777" w:rsidR="001F0CC3" w:rsidRDefault="003C32D0">
            <w:pPr>
              <w:pStyle w:val="Compact"/>
            </w:pPr>
            <w:r>
              <w:t>Minimum shelf life at site receipt</w:t>
            </w:r>
          </w:p>
        </w:tc>
        <w:tc>
          <w:tcPr>
            <w:tcW w:w="2262" w:type="dxa"/>
          </w:tcPr>
          <w:p w14:paraId="4B775F1D" w14:textId="77777777" w:rsidR="001F0CC3" w:rsidRDefault="003C32D0">
            <w:pPr>
              <w:pStyle w:val="Compact"/>
              <w:jc w:val="right"/>
            </w:pPr>
            <w:r>
              <w:t>30 days</w:t>
            </w:r>
          </w:p>
        </w:tc>
        <w:tc>
          <w:tcPr>
            <w:tcW w:w="2262" w:type="dxa"/>
          </w:tcPr>
          <w:p w14:paraId="4B775F1E" w14:textId="77777777" w:rsidR="001F0CC3" w:rsidRDefault="003C32D0">
            <w:pPr>
              <w:pStyle w:val="Compact"/>
              <w:jc w:val="right"/>
            </w:pPr>
            <w:r>
              <w:t>Keep 30 days</w:t>
            </w:r>
          </w:p>
        </w:tc>
        <w:tc>
          <w:tcPr>
            <w:tcW w:w="1697" w:type="dxa"/>
          </w:tcPr>
          <w:p w14:paraId="4B775F1F" w14:textId="77777777" w:rsidR="001F0CC3" w:rsidRDefault="003C32D0">
            <w:pPr>
              <w:pStyle w:val="Compact"/>
            </w:pPr>
            <w:r>
              <w:t>Tighter rules move waste to depots rather than reducing total waste</w:t>
            </w:r>
          </w:p>
        </w:tc>
      </w:tr>
      <w:tr w:rsidR="001F0CC3" w14:paraId="4B775F25" w14:textId="77777777">
        <w:tc>
          <w:tcPr>
            <w:tcW w:w="1697" w:type="dxa"/>
          </w:tcPr>
          <w:p w14:paraId="4B775F21" w14:textId="77777777" w:rsidR="001F0CC3" w:rsidRDefault="003C32D0">
            <w:pPr>
              <w:pStyle w:val="Compact"/>
            </w:pPr>
            <w:r>
              <w:t>EU protection buffer</w:t>
            </w:r>
          </w:p>
        </w:tc>
        <w:tc>
          <w:tcPr>
            <w:tcW w:w="2262" w:type="dxa"/>
          </w:tcPr>
          <w:p w14:paraId="4B775F22" w14:textId="77777777" w:rsidR="001F0CC3" w:rsidRDefault="003C32D0">
            <w:pPr>
              <w:pStyle w:val="Compact"/>
              <w:jc w:val="right"/>
            </w:pPr>
            <w:r>
              <w:t>90 days</w:t>
            </w:r>
          </w:p>
        </w:tc>
        <w:tc>
          <w:tcPr>
            <w:tcW w:w="2262" w:type="dxa"/>
          </w:tcPr>
          <w:p w14:paraId="4B775F23" w14:textId="77777777" w:rsidR="001F0CC3" w:rsidRDefault="003C32D0">
            <w:pPr>
              <w:pStyle w:val="Compact"/>
              <w:jc w:val="right"/>
            </w:pPr>
            <w:r>
              <w:t>Keep 90 days; use 60 days as an interim lower guardrail pending further testing</w:t>
            </w:r>
          </w:p>
        </w:tc>
        <w:tc>
          <w:tcPr>
            <w:tcW w:w="1697" w:type="dxa"/>
          </w:tcPr>
          <w:p w14:paraId="4B775F24" w14:textId="77777777" w:rsidR="001F0CC3" w:rsidRDefault="003C32D0">
            <w:pPr>
              <w:pStyle w:val="Compact"/>
            </w:pPr>
            <w:r>
              <w:t>The 30-day setting was linked to higher China stock-outs, but the model logic requires validation</w:t>
            </w:r>
          </w:p>
        </w:tc>
      </w:tr>
      <w:tr w:rsidR="001F0CC3" w14:paraId="4B775F2A" w14:textId="77777777">
        <w:tc>
          <w:tcPr>
            <w:tcW w:w="1697" w:type="dxa"/>
          </w:tcPr>
          <w:p w14:paraId="4B775F26" w14:textId="77777777" w:rsidR="001F0CC3" w:rsidRDefault="003C32D0">
            <w:pPr>
              <w:pStyle w:val="Compact"/>
            </w:pPr>
            <w:r>
              <w:t>Manufacturing schedule</w:t>
            </w:r>
          </w:p>
        </w:tc>
        <w:tc>
          <w:tcPr>
            <w:tcW w:w="2262" w:type="dxa"/>
          </w:tcPr>
          <w:p w14:paraId="4B775F27" w14:textId="77777777" w:rsidR="001F0CC3" w:rsidRDefault="003C32D0">
            <w:pPr>
              <w:pStyle w:val="Compact"/>
              <w:jc w:val="right"/>
            </w:pPr>
            <w:r>
              <w:t>8 batches, 60 days apart</w:t>
            </w:r>
          </w:p>
        </w:tc>
        <w:tc>
          <w:tcPr>
            <w:tcW w:w="2262" w:type="dxa"/>
          </w:tcPr>
          <w:p w14:paraId="4B775F28" w14:textId="77777777" w:rsidR="001F0CC3" w:rsidRDefault="003C32D0">
            <w:pPr>
              <w:pStyle w:val="Compact"/>
              <w:jc w:val="right"/>
            </w:pPr>
            <w:r>
              <w:t>Keep baseline</w:t>
            </w:r>
          </w:p>
        </w:tc>
        <w:tc>
          <w:tcPr>
            <w:tcW w:w="1697" w:type="dxa"/>
          </w:tcPr>
          <w:p w14:paraId="4B775F29" w14:textId="77777777" w:rsidR="001F0CC3" w:rsidRDefault="003C32D0">
            <w:pPr>
              <w:pStyle w:val="Compact"/>
            </w:pPr>
            <w:r>
              <w:t>Provides the best observed balance between stock-outs and waste</w:t>
            </w:r>
          </w:p>
        </w:tc>
      </w:tr>
    </w:tbl>
    <w:p w14:paraId="4B775F2B" w14:textId="77777777" w:rsidR="001F0CC3" w:rsidRDefault="003C32D0">
      <w:pPr>
        <w:pStyle w:val="a0"/>
      </w:pPr>
      <w:r>
        <w:t>The analysis did not vary initial site stock. Initial stock is separate from the ongoing reorder target. It may be especially important at non-enrolling and slow-enrolling sites because these sites can receive stock that is never used. Initial site stock should therefore be included in future sensitivity work.</w:t>
      </w:r>
    </w:p>
    <w:p w14:paraId="4B775F2C" w14:textId="77777777" w:rsidR="001F0CC3" w:rsidRDefault="003C32D0">
      <w:pPr>
        <w:pStyle w:val="3"/>
      </w:pPr>
      <w:bookmarkStart w:id="91" w:name="connection-to-the-academic-literature"/>
      <w:bookmarkEnd w:id="90"/>
      <w:r>
        <w:t>4.5 Connection to the academic literature</w:t>
      </w:r>
    </w:p>
    <w:p w14:paraId="4B775F2D" w14:textId="77777777" w:rsidR="001F0CC3" w:rsidRDefault="003C32D0">
      <w:pPr>
        <w:pStyle w:val="FirstParagraph"/>
      </w:pPr>
      <w:r>
        <w:t>The findings are directionally consistent with the pattern described by Anisimov (2010). Plans designed to bring stock-outs close to zero generally require more extra stock, also called overage. In this analysis, four large batches reduce the overall stock-out rate to 0.08%, but increase full-chain waste to 56%.</w:t>
      </w:r>
    </w:p>
    <w:p w14:paraId="4B775F2E" w14:textId="77777777" w:rsidR="001F0CC3" w:rsidRDefault="003C32D0">
      <w:pPr>
        <w:pStyle w:val="a0"/>
      </w:pPr>
      <w:r>
        <w:lastRenderedPageBreak/>
        <w:t>Overage and full-chain waste are related but are not identical measures. Overage describes supply above expected patient demand. Full-chain waste counts drug that expires or is damaged. The comparison should therefore be treated as a shared operational pattern rather than a direct comparison of measures.</w:t>
      </w:r>
    </w:p>
    <w:p w14:paraId="4B775F2F" w14:textId="77777777" w:rsidR="001F0CC3" w:rsidRDefault="003C32D0">
      <w:pPr>
        <w:pStyle w:val="a0"/>
      </w:pPr>
      <w:r>
        <w:t>The literature also indicates that site-stratified randomization, sometimes called center-stratified randomization, may require less extra stock than unstratified randomization. This approach balances treatment assignments within each site. It reduces the chance that one site will receive a large imbalance between treatment groups.</w:t>
      </w:r>
    </w:p>
    <w:p w14:paraId="4B775F30" w14:textId="77777777" w:rsidR="001F0CC3" w:rsidRDefault="003C32D0">
      <w:pPr>
        <w:pStyle w:val="a0"/>
      </w:pPr>
      <w:r>
        <w:t>Finally, required extra stock tends to rise as the network becomes more complex. More depots create more places where inventory can wait and expire. More treatment groups divide inventory into kit types that cannot always replace one another. These findings reinforce the need to optimize the full supply network rather than each location in isolation.</w:t>
      </w:r>
    </w:p>
    <w:p w14:paraId="4B775F31" w14:textId="77777777" w:rsidR="001F0CC3" w:rsidRDefault="00332405">
      <w:r>
        <w:pict w14:anchorId="4B7760A3">
          <v:rect id="_x0000_i1029" style="width:0;height:1.5pt" o:hralign="center" o:hrstd="t" o:hr="t"/>
        </w:pict>
      </w:r>
    </w:p>
    <w:p w14:paraId="4B775F32" w14:textId="77777777" w:rsidR="001F0CC3" w:rsidRDefault="003C32D0">
      <w:pPr>
        <w:pStyle w:val="2"/>
      </w:pPr>
      <w:bookmarkStart w:id="92" w:name="_Toc242094584"/>
      <w:bookmarkStart w:id="93" w:name="X752d5a664b2fe3773a45c6a59c16754c3fb2663"/>
      <w:bookmarkEnd w:id="66"/>
      <w:bookmarkEnd w:id="91"/>
      <w:r>
        <w:t xml:space="preserve">5. </w:t>
      </w:r>
      <w:commentRangeStart w:id="94"/>
      <w:r>
        <w:t>AI-Assisted Implementation: The SKILL Approach</w:t>
      </w:r>
      <w:bookmarkEnd w:id="92"/>
      <w:commentRangeEnd w:id="94"/>
      <w:r w:rsidR="00380BD4">
        <w:rPr>
          <w:rStyle w:val="af0"/>
          <w:sz w:val="32"/>
          <w:szCs w:val="32"/>
        </w:rPr>
        <w:commentReference w:id="94"/>
      </w:r>
    </w:p>
    <w:p w14:paraId="4B775F33" w14:textId="77777777" w:rsidR="001F0CC3" w:rsidRDefault="003C32D0">
      <w:pPr>
        <w:pStyle w:val="3"/>
      </w:pPr>
      <w:bookmarkStart w:id="95" w:name="X6147b74d040e6471da01c8dbb6a95976f86899f"/>
      <w:r>
        <w:t>5.1 The challenge of building a simulation from scratch</w:t>
      </w:r>
    </w:p>
    <w:p w14:paraId="4B775F34" w14:textId="77777777" w:rsidR="001F0CC3" w:rsidRDefault="003C32D0">
      <w:pPr>
        <w:pStyle w:val="FirstParagraph"/>
      </w:pPr>
      <w:r>
        <w:t>A faithful clinical trial drug supply simulation is difficult to build. A typical model may require 500 to 1,000 lines of computer instructions. It must connect enrollment, patient visits, treatment assignments, shipments, depot inventory, site stock, expiry, and resupply rules.</w:t>
      </w:r>
    </w:p>
    <w:p w14:paraId="4B775F35" w14:textId="77777777" w:rsidR="001F0CC3" w:rsidRDefault="003C32D0">
      <w:pPr>
        <w:pStyle w:val="a0"/>
      </w:pPr>
      <w:r>
        <w:t>Writing the first version by hand can take weeks. Testing can take even longer. Problems often appear only in unusual situations. For example:</w:t>
      </w:r>
    </w:p>
    <w:p w14:paraId="4B775F36" w14:textId="77777777" w:rsidR="001F0CC3" w:rsidRDefault="003C32D0">
      <w:pPr>
        <w:pStyle w:val="Compact"/>
        <w:numPr>
          <w:ilvl w:val="0"/>
          <w:numId w:val="9"/>
        </w:numPr>
      </w:pPr>
      <w:r>
        <w:t>A patient arrives when only the wrong treatment group is available.</w:t>
      </w:r>
    </w:p>
    <w:p w14:paraId="4B775F37" w14:textId="2560C860" w:rsidR="001F0CC3" w:rsidRDefault="003C32D0">
      <w:pPr>
        <w:pStyle w:val="Compact"/>
        <w:numPr>
          <w:ilvl w:val="0"/>
          <w:numId w:val="9"/>
        </w:numPr>
      </w:pPr>
      <w:r>
        <w:t xml:space="preserve">A kit is on the shelf but falls inside the </w:t>
      </w:r>
      <w:del w:id="96" w:author="Wang, Cunyi [CN]" w:date="2026-10-12T15:02:00Z" w16du:dateUtc="2026-10-12T07:02:00Z">
        <w:r w:rsidDel="00CC0BBB">
          <w:delText xml:space="preserve">13-day </w:delText>
        </w:r>
      </w:del>
      <w:r>
        <w:t>Do Not Dispense window.</w:t>
      </w:r>
    </w:p>
    <w:p w14:paraId="4B775F38" w14:textId="77777777" w:rsidR="001F0CC3" w:rsidRDefault="003C32D0">
      <w:pPr>
        <w:pStyle w:val="Compact"/>
        <w:numPr>
          <w:ilvl w:val="0"/>
          <w:numId w:val="9"/>
        </w:numPr>
      </w:pPr>
      <w:r>
        <w:t>A shipment is already in transit when the weekly review occurs.</w:t>
      </w:r>
    </w:p>
    <w:p w14:paraId="4B775F39" w14:textId="77777777" w:rsidR="001F0CC3" w:rsidRDefault="003C32D0">
      <w:pPr>
        <w:pStyle w:val="Compact"/>
        <w:numPr>
          <w:ilvl w:val="0"/>
          <w:numId w:val="9"/>
        </w:numPr>
      </w:pPr>
      <w:r>
        <w:t>A patient discontinues treatment between scheduled visits.</w:t>
      </w:r>
    </w:p>
    <w:p w14:paraId="4B775F3A" w14:textId="77777777" w:rsidR="001F0CC3" w:rsidRDefault="003C32D0">
      <w:pPr>
        <w:pStyle w:val="Compact"/>
        <w:numPr>
          <w:ilvl w:val="0"/>
          <w:numId w:val="9"/>
        </w:numPr>
      </w:pPr>
      <w:r>
        <w:t>A depot has stock, but some kits will expire before they can reach the site.</w:t>
      </w:r>
    </w:p>
    <w:p w14:paraId="4B775F3B" w14:textId="77777777" w:rsidR="001F0CC3" w:rsidRDefault="003C32D0">
      <w:pPr>
        <w:pStyle w:val="FirstParagraph"/>
      </w:pPr>
      <w:r>
        <w:t>The required information is also rarely stored in one place. The protocol may define patient visits. The supply specification may describe kit types and shipment routes. Interactive Response Technology, or IRT, documents may contain dispensing and resupply rules. Emails and meeting notes may record later decisions.</w:t>
      </w:r>
    </w:p>
    <w:p w14:paraId="4B775F3C" w14:textId="77777777" w:rsidR="001F0CC3" w:rsidRDefault="003C32D0">
      <w:pPr>
        <w:pStyle w:val="a0"/>
      </w:pPr>
      <w:r>
        <w:t>This creates a translation problem. The analyst must turn scattered operating knowledge into one consistent set of model rules. A small misunderstanding can change the results. For example, treating the site reorder target as the order trigger could place much more stock at sites than intended.</w:t>
      </w:r>
    </w:p>
    <w:p w14:paraId="4B775F3D" w14:textId="77777777" w:rsidR="001F0CC3" w:rsidRDefault="003C32D0">
      <w:pPr>
        <w:pStyle w:val="a0"/>
      </w:pPr>
      <w:r>
        <w:lastRenderedPageBreak/>
        <w:t>Artificial intelligence, or AI, can accelerate this work. However, asking an AI assistant to “build a supply simulation” is not enough. The AI may fill missing information with a reasonable-sounding assumption. That assumption may be wrong for the study.</w:t>
      </w:r>
    </w:p>
    <w:p w14:paraId="4B775F3E" w14:textId="77777777" w:rsidR="001F0CC3" w:rsidRDefault="003C32D0">
      <w:pPr>
        <w:pStyle w:val="a0"/>
      </w:pPr>
      <w:r>
        <w:t>The implementation therefore needs a controlled process. The AI should help with drafting and checking. It should not make hidden clinical or operational decisions.</w:t>
      </w:r>
    </w:p>
    <w:p w14:paraId="4B775F3F" w14:textId="77777777" w:rsidR="001F0CC3" w:rsidRDefault="003C32D0">
      <w:pPr>
        <w:pStyle w:val="3"/>
      </w:pPr>
      <w:bookmarkStart w:id="97" w:name="what-the-skill-approach-is"/>
      <w:bookmarkEnd w:id="95"/>
      <w:r>
        <w:t>5.2 What the SKILL approach is</w:t>
      </w:r>
    </w:p>
    <w:p w14:paraId="4B775F40" w14:textId="77777777" w:rsidR="001F0CC3" w:rsidRDefault="003C32D0">
      <w:pPr>
        <w:pStyle w:val="FirstParagraph"/>
      </w:pPr>
      <w:r>
        <w:t xml:space="preserve">The </w:t>
      </w:r>
      <w:r>
        <w:rPr>
          <w:b/>
          <w:bCs/>
        </w:rPr>
        <w:t>SKILL approach</w:t>
      </w:r>
      <w:r>
        <w:t xml:space="preserve"> provides that controlled process. A skill is a structured set of instructions given to Amazon Kiro, an AI coding assistant. It captures supply-chain knowledge as a reusable workflow.</w:t>
      </w:r>
    </w:p>
    <w:p w14:paraId="4B775F41" w14:textId="77777777" w:rsidR="001F0CC3" w:rsidRDefault="003C32D0">
      <w:pPr>
        <w:pStyle w:val="a0"/>
      </w:pPr>
      <w:r>
        <w:t>The SKILL tells the AI what to do, in what order, and when to stop for human confirmation. It directs the AI to:</w:t>
      </w:r>
    </w:p>
    <w:p w14:paraId="4B775F42" w14:textId="77777777" w:rsidR="001F0CC3" w:rsidRDefault="003C32D0">
      <w:pPr>
        <w:pStyle w:val="Compact"/>
        <w:numPr>
          <w:ilvl w:val="0"/>
          <w:numId w:val="10"/>
        </w:numPr>
      </w:pPr>
      <w:r>
        <w:t>Read the source documents.</w:t>
      </w:r>
    </w:p>
    <w:p w14:paraId="4B775F43" w14:textId="77777777" w:rsidR="001F0CC3" w:rsidRDefault="003C32D0">
      <w:pPr>
        <w:pStyle w:val="Compact"/>
        <w:numPr>
          <w:ilvl w:val="0"/>
          <w:numId w:val="10"/>
        </w:numPr>
      </w:pPr>
      <w:r>
        <w:t>Identify missing or unclear information.</w:t>
      </w:r>
    </w:p>
    <w:p w14:paraId="4B775F44" w14:textId="77777777" w:rsidR="001F0CC3" w:rsidRDefault="003C32D0">
      <w:pPr>
        <w:pStyle w:val="Compact"/>
        <w:numPr>
          <w:ilvl w:val="0"/>
          <w:numId w:val="10"/>
        </w:numPr>
      </w:pPr>
      <w:r>
        <w:t>Confirm assumptions with the analyst.</w:t>
      </w:r>
    </w:p>
    <w:p w14:paraId="4B775F45" w14:textId="77777777" w:rsidR="001F0CC3" w:rsidRDefault="003C32D0">
      <w:pPr>
        <w:pStyle w:val="Compact"/>
        <w:numPr>
          <w:ilvl w:val="0"/>
          <w:numId w:val="10"/>
        </w:numPr>
      </w:pPr>
      <w:r>
        <w:t>Check difficult dispensing situations.</w:t>
      </w:r>
    </w:p>
    <w:p w14:paraId="4B775F46" w14:textId="77777777" w:rsidR="001F0CC3" w:rsidRDefault="003C32D0">
      <w:pPr>
        <w:pStyle w:val="Compact"/>
        <w:numPr>
          <w:ilvl w:val="0"/>
          <w:numId w:val="10"/>
        </w:numPr>
      </w:pPr>
      <w:r>
        <w:t>Generate the simulation code.</w:t>
      </w:r>
    </w:p>
    <w:p w14:paraId="4B775F47" w14:textId="485406C4" w:rsidR="001F0CC3" w:rsidRDefault="00956206">
      <w:pPr>
        <w:pStyle w:val="Compact"/>
        <w:numPr>
          <w:ilvl w:val="0"/>
          <w:numId w:val="10"/>
        </w:numPr>
      </w:pPr>
      <w:ins w:id="98" w:author="Wang, Cunyi [CN]" w:date="2026-10-12T15:05:00Z" w16du:dateUtc="2026-10-12T07:05:00Z">
        <w:r>
          <w:rPr>
            <w:rFonts w:hint="eastAsia"/>
          </w:rPr>
          <w:t>Produce and</w:t>
        </w:r>
      </w:ins>
      <w:del w:id="99" w:author="Wang, Cunyi [CN]" w:date="2026-10-12T15:05:00Z" w16du:dateUtc="2026-10-12T07:05:00Z">
        <w:r w:rsidR="003C32D0" w:rsidDel="00956206">
          <w:delText xml:space="preserve">Help </w:delText>
        </w:r>
      </w:del>
      <w:r w:rsidR="003C32D0">
        <w:t>interpret the output</w:t>
      </w:r>
      <w:ins w:id="100" w:author="Wang, Cunyi [CN]" w:date="2026-10-12T15:05:00Z" w16du:dateUtc="2026-10-12T07:05:00Z">
        <w:r>
          <w:rPr>
            <w:rFonts w:hint="eastAsia"/>
          </w:rPr>
          <w:t xml:space="preserve"> with pre-defined measures</w:t>
        </w:r>
      </w:ins>
      <w:r w:rsidR="003C32D0">
        <w:t>.</w:t>
      </w:r>
    </w:p>
    <w:p w14:paraId="4B775F48" w14:textId="77777777" w:rsidR="001F0CC3" w:rsidRDefault="003C32D0">
      <w:pPr>
        <w:pStyle w:val="Compact"/>
        <w:numPr>
          <w:ilvl w:val="0"/>
          <w:numId w:val="10"/>
        </w:numPr>
      </w:pPr>
      <w:r>
        <w:t>Record lessons for future work.</w:t>
      </w:r>
    </w:p>
    <w:p w14:paraId="4B775F49" w14:textId="77777777" w:rsidR="001F0CC3" w:rsidRDefault="003C32D0">
      <w:pPr>
        <w:pStyle w:val="FirstParagraph"/>
      </w:pPr>
      <w:r>
        <w:t>This structure reduces silent assumptions. For example, the AI cannot simply decide how partial shipments should work. It must identify that decision and ask the analyst to confirm it.</w:t>
      </w:r>
    </w:p>
    <w:p w14:paraId="4B775F4A" w14:textId="77777777" w:rsidR="001F0CC3" w:rsidRDefault="003C32D0">
      <w:pPr>
        <w:pStyle w:val="a0"/>
      </w:pPr>
      <w:r>
        <w:t>The SKILL also supports consistency across studies and work sessions. A team does not need to explain every standard rule again each time. Rules such as First Expired, First Out, or FEFO, can remain part of the standard workflow. Study-specific details still require confirmation.</w:t>
      </w:r>
    </w:p>
    <w:p w14:paraId="4B775F4B" w14:textId="77777777" w:rsidR="001F0CC3" w:rsidRDefault="003C32D0">
      <w:pPr>
        <w:pStyle w:val="a0"/>
      </w:pPr>
      <w:r>
        <w:t>The AI can produce an initial code draft much faster than a person starting from a blank page. It may turn a detailed 13-page specification into an initial working draft within a short period. That speed is useful, but it must not be confused with validation.</w:t>
      </w:r>
    </w:p>
    <w:p w14:paraId="4B775F4C" w14:textId="77777777" w:rsidR="001F0CC3" w:rsidRDefault="003C32D0">
      <w:pPr>
        <w:pStyle w:val="a0"/>
      </w:pPr>
      <w:r>
        <w:t>A program can run successfully and still represent the supply chain incorrectly. A simulation becomes trustworthy only after people test its logic, compare it with known examples, review its outputs, and approve its use.</w:t>
      </w:r>
    </w:p>
    <w:p w14:paraId="4B775F4D" w14:textId="77777777" w:rsidR="001F0CC3" w:rsidRDefault="003C32D0">
      <w:pPr>
        <w:pStyle w:val="3"/>
      </w:pPr>
      <w:bookmarkStart w:id="101" w:name="the-six-step-workflow-in-practice"/>
      <w:bookmarkEnd w:id="97"/>
      <w:r>
        <w:t>5.3 The six-step workflow in practice</w:t>
      </w:r>
    </w:p>
    <w:p w14:paraId="4B775F4E" w14:textId="77777777" w:rsidR="001F0CC3" w:rsidRDefault="003C32D0">
      <w:pPr>
        <w:pStyle w:val="FirstParagraph"/>
      </w:pPr>
      <w:r>
        <w:t>The SKILL follows six steps in a fixed sequence. The first three steps are preparatory — they must be completed and approved before any code is written. This structure reflects a core lesson from practice: errors found before coding takes minutes to fix; the same errors found after running hundreds of simulation scenarios can take days to correct.</w:t>
      </w:r>
    </w:p>
    <w:tbl>
      <w:tblPr>
        <w:tblStyle w:val="Table"/>
        <w:tblW w:w="5000" w:type="pct"/>
        <w:tblLayout w:type="fixed"/>
        <w:tblLook w:val="0020" w:firstRow="1" w:lastRow="0" w:firstColumn="0" w:lastColumn="0" w:noHBand="0" w:noVBand="0"/>
      </w:tblPr>
      <w:tblGrid>
        <w:gridCol w:w="3192"/>
        <w:gridCol w:w="3192"/>
        <w:gridCol w:w="3192"/>
      </w:tblGrid>
      <w:tr w:rsidR="001F0CC3" w14:paraId="4B775F52"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775F4F" w14:textId="77777777" w:rsidR="001F0CC3" w:rsidRDefault="003C32D0">
            <w:pPr>
              <w:pStyle w:val="Compact"/>
            </w:pPr>
            <w:r>
              <w:lastRenderedPageBreak/>
              <w:t>Step</w:t>
            </w:r>
          </w:p>
        </w:tc>
        <w:tc>
          <w:tcPr>
            <w:tcW w:w="2640" w:type="dxa"/>
          </w:tcPr>
          <w:p w14:paraId="4B775F50" w14:textId="77777777" w:rsidR="001F0CC3" w:rsidRDefault="003C32D0">
            <w:pPr>
              <w:pStyle w:val="Compact"/>
            </w:pPr>
            <w:r>
              <w:t>Name</w:t>
            </w:r>
          </w:p>
        </w:tc>
        <w:tc>
          <w:tcPr>
            <w:tcW w:w="2640" w:type="dxa"/>
          </w:tcPr>
          <w:p w14:paraId="4B775F51" w14:textId="77777777" w:rsidR="001F0CC3" w:rsidRDefault="003C32D0">
            <w:pPr>
              <w:pStyle w:val="Compact"/>
            </w:pPr>
            <w:r>
              <w:t>Required output</w:t>
            </w:r>
          </w:p>
        </w:tc>
      </w:tr>
      <w:tr w:rsidR="001F0CC3" w14:paraId="4B775F56" w14:textId="77777777">
        <w:tc>
          <w:tcPr>
            <w:tcW w:w="2640" w:type="dxa"/>
          </w:tcPr>
          <w:p w14:paraId="4B775F53" w14:textId="77777777" w:rsidR="001F0CC3" w:rsidRDefault="003C32D0">
            <w:pPr>
              <w:pStyle w:val="Compact"/>
            </w:pPr>
            <w:r>
              <w:t>1</w:t>
            </w:r>
          </w:p>
        </w:tc>
        <w:tc>
          <w:tcPr>
            <w:tcW w:w="2640" w:type="dxa"/>
          </w:tcPr>
          <w:p w14:paraId="4B775F54" w14:textId="77777777" w:rsidR="001F0CC3" w:rsidRDefault="003C32D0">
            <w:pPr>
              <w:pStyle w:val="Compact"/>
            </w:pPr>
            <w:r>
              <w:t>Read the study</w:t>
            </w:r>
          </w:p>
        </w:tc>
        <w:tc>
          <w:tcPr>
            <w:tcW w:w="2640" w:type="dxa"/>
          </w:tcPr>
          <w:p w14:paraId="4B775F55" w14:textId="77777777" w:rsidR="001F0CC3" w:rsidRDefault="003C32D0">
            <w:pPr>
              <w:pStyle w:val="Compact"/>
            </w:pPr>
            <w:r>
              <w:t>Summary of source documents, study design, and analysis goal</w:t>
            </w:r>
          </w:p>
        </w:tc>
      </w:tr>
      <w:tr w:rsidR="001F0CC3" w14:paraId="4B775F5A" w14:textId="77777777">
        <w:tc>
          <w:tcPr>
            <w:tcW w:w="2640" w:type="dxa"/>
          </w:tcPr>
          <w:p w14:paraId="4B775F57" w14:textId="77777777" w:rsidR="001F0CC3" w:rsidRDefault="003C32D0">
            <w:pPr>
              <w:pStyle w:val="Compact"/>
            </w:pPr>
            <w:r>
              <w:t>2</w:t>
            </w:r>
          </w:p>
        </w:tc>
        <w:tc>
          <w:tcPr>
            <w:tcW w:w="2640" w:type="dxa"/>
          </w:tcPr>
          <w:p w14:paraId="4B775F58" w14:textId="77777777" w:rsidR="001F0CC3" w:rsidRDefault="003C32D0">
            <w:pPr>
              <w:pStyle w:val="Compact"/>
            </w:pPr>
            <w:r>
              <w:t>Confirm every assumption</w:t>
            </w:r>
          </w:p>
        </w:tc>
        <w:tc>
          <w:tcPr>
            <w:tcW w:w="2640" w:type="dxa"/>
          </w:tcPr>
          <w:p w14:paraId="4B775F59" w14:textId="77777777" w:rsidR="001F0CC3" w:rsidRDefault="003C32D0">
            <w:pPr>
              <w:pStyle w:val="Compact"/>
            </w:pPr>
            <w:r>
              <w:t>Approved table of major modeling decisions</w:t>
            </w:r>
          </w:p>
        </w:tc>
      </w:tr>
      <w:tr w:rsidR="001F0CC3" w14:paraId="4B775F5E" w14:textId="77777777">
        <w:tc>
          <w:tcPr>
            <w:tcW w:w="2640" w:type="dxa"/>
          </w:tcPr>
          <w:p w14:paraId="4B775F5B" w14:textId="77777777" w:rsidR="001F0CC3" w:rsidRDefault="003C32D0">
            <w:pPr>
              <w:pStyle w:val="Compact"/>
            </w:pPr>
            <w:r>
              <w:t>3</w:t>
            </w:r>
          </w:p>
        </w:tc>
        <w:tc>
          <w:tcPr>
            <w:tcW w:w="2640" w:type="dxa"/>
          </w:tcPr>
          <w:p w14:paraId="4B775F5C" w14:textId="77777777" w:rsidR="001F0CC3" w:rsidRDefault="003C32D0">
            <w:pPr>
              <w:pStyle w:val="Compact"/>
            </w:pPr>
            <w:r>
              <w:t>Verify dispensing scenarios</w:t>
            </w:r>
          </w:p>
        </w:tc>
        <w:tc>
          <w:tcPr>
            <w:tcW w:w="2640" w:type="dxa"/>
          </w:tcPr>
          <w:p w14:paraId="4B775F5D" w14:textId="77777777" w:rsidR="001F0CC3" w:rsidRDefault="003C32D0">
            <w:pPr>
              <w:pStyle w:val="Compact"/>
            </w:pPr>
            <w:r>
              <w:t>Approved checklist of unusual but important patient situations</w:t>
            </w:r>
          </w:p>
        </w:tc>
      </w:tr>
      <w:tr w:rsidR="001F0CC3" w14:paraId="4B775F62" w14:textId="77777777">
        <w:tc>
          <w:tcPr>
            <w:tcW w:w="2640" w:type="dxa"/>
          </w:tcPr>
          <w:p w14:paraId="4B775F5F" w14:textId="77777777" w:rsidR="001F0CC3" w:rsidRDefault="003C32D0">
            <w:pPr>
              <w:pStyle w:val="Compact"/>
            </w:pPr>
            <w:r>
              <w:t>4</w:t>
            </w:r>
          </w:p>
        </w:tc>
        <w:tc>
          <w:tcPr>
            <w:tcW w:w="2640" w:type="dxa"/>
          </w:tcPr>
          <w:p w14:paraId="4B775F60" w14:textId="77777777" w:rsidR="001F0CC3" w:rsidRDefault="003C32D0">
            <w:pPr>
              <w:pStyle w:val="Compact"/>
            </w:pPr>
            <w:r>
              <w:t>Generate the model</w:t>
            </w:r>
          </w:p>
        </w:tc>
        <w:tc>
          <w:tcPr>
            <w:tcW w:w="2640" w:type="dxa"/>
          </w:tcPr>
          <w:p w14:paraId="4B775F61" w14:textId="77777777" w:rsidR="001F0CC3" w:rsidRDefault="003C32D0">
            <w:pPr>
              <w:pStyle w:val="Compact"/>
            </w:pPr>
            <w:r>
              <w:t>Initial simulation code that follows required supply rules</w:t>
            </w:r>
          </w:p>
        </w:tc>
      </w:tr>
      <w:tr w:rsidR="001F0CC3" w14:paraId="4B775F66" w14:textId="77777777">
        <w:tc>
          <w:tcPr>
            <w:tcW w:w="2640" w:type="dxa"/>
          </w:tcPr>
          <w:p w14:paraId="4B775F63" w14:textId="77777777" w:rsidR="001F0CC3" w:rsidRDefault="003C32D0">
            <w:pPr>
              <w:pStyle w:val="Compact"/>
            </w:pPr>
            <w:r>
              <w:t>5</w:t>
            </w:r>
          </w:p>
        </w:tc>
        <w:tc>
          <w:tcPr>
            <w:tcW w:w="2640" w:type="dxa"/>
          </w:tcPr>
          <w:p w14:paraId="4B775F64" w14:textId="77777777" w:rsidR="001F0CC3" w:rsidRDefault="003C32D0">
            <w:pPr>
              <w:pStyle w:val="Compact"/>
            </w:pPr>
            <w:r>
              <w:t>Run and interpret</w:t>
            </w:r>
          </w:p>
        </w:tc>
        <w:tc>
          <w:tcPr>
            <w:tcW w:w="2640" w:type="dxa"/>
          </w:tcPr>
          <w:p w14:paraId="4B775F65" w14:textId="77777777" w:rsidR="001F0CC3" w:rsidRDefault="003C32D0">
            <w:pPr>
              <w:pStyle w:val="Compact"/>
            </w:pPr>
            <w:r>
              <w:t>Reviewed results, anomaly checks, and plain-English explanations</w:t>
            </w:r>
          </w:p>
        </w:tc>
      </w:tr>
      <w:tr w:rsidR="001F0CC3" w14:paraId="4B775F6A" w14:textId="77777777">
        <w:tc>
          <w:tcPr>
            <w:tcW w:w="2640" w:type="dxa"/>
          </w:tcPr>
          <w:p w14:paraId="4B775F67" w14:textId="77777777" w:rsidR="001F0CC3" w:rsidRDefault="003C32D0">
            <w:pPr>
              <w:pStyle w:val="Compact"/>
            </w:pPr>
            <w:r>
              <w:t>6</w:t>
            </w:r>
          </w:p>
        </w:tc>
        <w:tc>
          <w:tcPr>
            <w:tcW w:w="2640" w:type="dxa"/>
          </w:tcPr>
          <w:p w14:paraId="4B775F68" w14:textId="77777777" w:rsidR="001F0CC3" w:rsidRDefault="003C32D0">
            <w:pPr>
              <w:pStyle w:val="Compact"/>
            </w:pPr>
            <w:r>
              <w:t>Produce a structured report</w:t>
            </w:r>
          </w:p>
        </w:tc>
        <w:tc>
          <w:tcPr>
            <w:tcW w:w="2640" w:type="dxa"/>
          </w:tcPr>
          <w:p w14:paraId="4B775F69" w14:textId="77777777" w:rsidR="001F0CC3" w:rsidRDefault="003C32D0">
            <w:pPr>
              <w:pStyle w:val="Compact"/>
            </w:pPr>
            <w:r>
              <w:t>Performance summary, recommendations, and open questions</w:t>
            </w:r>
          </w:p>
        </w:tc>
      </w:tr>
    </w:tbl>
    <w:p w14:paraId="4B775F6B" w14:textId="77777777" w:rsidR="001F0CC3" w:rsidRDefault="003C32D0">
      <w:pPr>
        <w:pStyle w:val="4"/>
      </w:pPr>
      <w:bookmarkStart w:id="102" w:name="step-1-read-the-study"/>
      <w:r>
        <w:t>Step 1 — Read the study</w:t>
      </w:r>
    </w:p>
    <w:p w14:paraId="4B775F6C" w14:textId="77777777" w:rsidR="001F0CC3" w:rsidRDefault="003C32D0">
      <w:pPr>
        <w:pStyle w:val="FirstParagraph"/>
      </w:pPr>
      <w:r>
        <w:t>The AI first reads the full protocol and supply specification. It identifies the type of analysis required. For example, the request may involve a baseline forecast, a comparison of resupply settings, or a manufacturing sensitivity analysis.</w:t>
      </w:r>
    </w:p>
    <w:p w14:paraId="4B775F6D" w14:textId="77777777" w:rsidR="001F0CC3" w:rsidRDefault="003C32D0">
      <w:pPr>
        <w:pStyle w:val="a0"/>
      </w:pPr>
      <w:r>
        <w:t>The AI also checks a persistent context file. This is a saved record of decisions and lessons from earlier work sessions. It may include confirmed definitions, known model limitations, and preferred reporting formats.</w:t>
      </w:r>
    </w:p>
    <w:p w14:paraId="4B775F6E" w14:textId="77777777" w:rsidR="001F0CC3" w:rsidRDefault="003C32D0">
      <w:pPr>
        <w:pStyle w:val="a0"/>
      </w:pPr>
      <w:r>
        <w:t>This step prevents the team from starting to write code before it understands the operating problem.</w:t>
      </w:r>
    </w:p>
    <w:p w14:paraId="4B775F6F" w14:textId="77777777" w:rsidR="001F0CC3" w:rsidRDefault="003C32D0">
      <w:pPr>
        <w:pStyle w:val="4"/>
      </w:pPr>
      <w:bookmarkStart w:id="103" w:name="step-2-confirm-every-assumption"/>
      <w:bookmarkEnd w:id="102"/>
      <w:r>
        <w:t>Step 2 — Confirm every assumption</w:t>
      </w:r>
    </w:p>
    <w:p w14:paraId="4B775F70" w14:textId="77777777" w:rsidR="001F0CC3" w:rsidRDefault="003C32D0">
      <w:pPr>
        <w:pStyle w:val="FirstParagraph"/>
      </w:pPr>
      <w:r>
        <w:t>The AI next prepares a table of major modeling decisions. The table covers items such as:</w:t>
      </w:r>
    </w:p>
    <w:p w14:paraId="4B775F71" w14:textId="20EBB625" w:rsidR="001F0CC3" w:rsidRDefault="003C32D0">
      <w:pPr>
        <w:pStyle w:val="Compact"/>
        <w:numPr>
          <w:ilvl w:val="0"/>
          <w:numId w:val="11"/>
        </w:numPr>
      </w:pPr>
      <w:r>
        <w:t xml:space="preserve">Enrollment rates and study </w:t>
      </w:r>
      <w:del w:id="104" w:author="Wang, Cunyi [CN]" w:date="2026-10-12T15:19:00Z" w16du:dateUtc="2026-10-12T07:19:00Z">
        <w:r w:rsidDel="00D87FA4">
          <w:delText>limits</w:delText>
        </w:r>
      </w:del>
      <w:ins w:id="105" w:author="Wang, Cunyi [CN]" w:date="2026-10-12T15:19:00Z" w16du:dateUtc="2026-10-12T07:19:00Z">
        <w:r w:rsidR="00D87FA4">
          <w:rPr>
            <w:rFonts w:hint="eastAsia"/>
          </w:rPr>
          <w:t>duration</w:t>
        </w:r>
      </w:ins>
    </w:p>
    <w:p w14:paraId="4B775F72" w14:textId="19D8AE35" w:rsidR="001F0CC3" w:rsidRDefault="003C32D0">
      <w:pPr>
        <w:pStyle w:val="Compact"/>
        <w:numPr>
          <w:ilvl w:val="0"/>
          <w:numId w:val="11"/>
        </w:numPr>
      </w:pPr>
      <w:r>
        <w:t>Site opening dates</w:t>
      </w:r>
      <w:ins w:id="106" w:author="Wang, Cunyi [CN]" w:date="2026-10-12T15:17:00Z" w16du:dateUtc="2026-10-12T07:17:00Z">
        <w:r w:rsidR="00915480">
          <w:rPr>
            <w:rFonts w:hint="eastAsia"/>
          </w:rPr>
          <w:t xml:space="preserve"> (</w:t>
        </w:r>
        <w:r w:rsidR="00F650F8">
          <w:rPr>
            <w:rFonts w:hint="eastAsia"/>
          </w:rPr>
          <w:t>e.g. gamma distribution with a random rate</w:t>
        </w:r>
        <w:r w:rsidR="00915480">
          <w:rPr>
            <w:rFonts w:hint="eastAsia"/>
          </w:rPr>
          <w:t>)</w:t>
        </w:r>
      </w:ins>
    </w:p>
    <w:p w14:paraId="4B775F73" w14:textId="6A4DB9DE" w:rsidR="001F0CC3" w:rsidRDefault="003C32D0">
      <w:pPr>
        <w:pStyle w:val="Compact"/>
        <w:numPr>
          <w:ilvl w:val="0"/>
          <w:numId w:val="11"/>
        </w:numPr>
      </w:pPr>
      <w:r>
        <w:t xml:space="preserve">Visit </w:t>
      </w:r>
      <w:del w:id="107" w:author="Wang, Cunyi [CN]" w:date="2026-10-12T15:19:00Z" w16du:dateUtc="2026-10-12T07:19:00Z">
        <w:r w:rsidDel="00D87FA4">
          <w:delText>frequency</w:delText>
        </w:r>
      </w:del>
      <w:ins w:id="108" w:author="Wang, Cunyi [CN]" w:date="2026-10-12T15:19:00Z" w16du:dateUtc="2026-10-12T07:19:00Z">
        <w:r w:rsidR="00D87FA4">
          <w:rPr>
            <w:rFonts w:hint="eastAsia"/>
          </w:rPr>
          <w:t>schedule</w:t>
        </w:r>
      </w:ins>
    </w:p>
    <w:p w14:paraId="4B775F74" w14:textId="77777777" w:rsidR="001F0CC3" w:rsidRDefault="003C32D0">
      <w:pPr>
        <w:pStyle w:val="Compact"/>
        <w:numPr>
          <w:ilvl w:val="0"/>
          <w:numId w:val="11"/>
        </w:numPr>
      </w:pPr>
      <w:r>
        <w:t>Patient dropout</w:t>
      </w:r>
    </w:p>
    <w:p w14:paraId="4B775F75" w14:textId="77777777" w:rsidR="001F0CC3" w:rsidRDefault="003C32D0">
      <w:pPr>
        <w:pStyle w:val="Compact"/>
        <w:numPr>
          <w:ilvl w:val="0"/>
          <w:numId w:val="11"/>
        </w:numPr>
      </w:pPr>
      <w:r>
        <w:t>Treatment allocation</w:t>
      </w:r>
    </w:p>
    <w:p w14:paraId="4B775F76" w14:textId="77777777" w:rsidR="001F0CC3" w:rsidRDefault="003C32D0">
      <w:pPr>
        <w:pStyle w:val="Compact"/>
        <w:numPr>
          <w:ilvl w:val="0"/>
          <w:numId w:val="11"/>
        </w:numPr>
      </w:pPr>
      <w:r>
        <w:t>Kit demand by visit</w:t>
      </w:r>
    </w:p>
    <w:p w14:paraId="4B775F77" w14:textId="77777777" w:rsidR="001F0CC3" w:rsidRDefault="003C32D0">
      <w:pPr>
        <w:pStyle w:val="Compact"/>
        <w:numPr>
          <w:ilvl w:val="0"/>
          <w:numId w:val="11"/>
        </w:numPr>
      </w:pPr>
      <w:r>
        <w:t>Shipment times</w:t>
      </w:r>
    </w:p>
    <w:p w14:paraId="4B775F78" w14:textId="05546986" w:rsidR="001F0CC3" w:rsidRDefault="003C32D0">
      <w:pPr>
        <w:pStyle w:val="Compact"/>
        <w:numPr>
          <w:ilvl w:val="0"/>
          <w:numId w:val="11"/>
        </w:numPr>
      </w:pPr>
      <w:r>
        <w:t>Shelf life</w:t>
      </w:r>
      <w:ins w:id="109" w:author="Wang, Cunyi [CN]" w:date="2026-10-12T15:18:00Z" w16du:dateUtc="2026-10-12T07:18:00Z">
        <w:r w:rsidR="002D597D">
          <w:rPr>
            <w:rFonts w:hint="eastAsia"/>
          </w:rPr>
          <w:t xml:space="preserve">, </w:t>
        </w:r>
      </w:ins>
      <w:del w:id="110" w:author="Wang, Cunyi [CN]" w:date="2026-10-12T15:18:00Z" w16du:dateUtc="2026-10-12T07:18:00Z">
        <w:r w:rsidDel="002D597D">
          <w:delText xml:space="preserve"> and the </w:delText>
        </w:r>
      </w:del>
      <w:r>
        <w:t>DND</w:t>
      </w:r>
      <w:ins w:id="111" w:author="Wang, Cunyi [CN]" w:date="2026-10-12T15:17:00Z" w16du:dateUtc="2026-10-12T07:17:00Z">
        <w:r w:rsidR="002D597D">
          <w:rPr>
            <w:rFonts w:hint="eastAsia"/>
          </w:rPr>
          <w:t>, DNS, DN</w:t>
        </w:r>
      </w:ins>
      <w:ins w:id="112" w:author="Wang, Cunyi [CN]" w:date="2026-10-12T15:18:00Z" w16du:dateUtc="2026-10-12T07:18:00Z">
        <w:r w:rsidR="002D597D">
          <w:rPr>
            <w:rFonts w:hint="eastAsia"/>
          </w:rPr>
          <w:t>C, short window and long window</w:t>
        </w:r>
      </w:ins>
      <w:del w:id="113" w:author="Wang, Cunyi [CN]" w:date="2026-10-12T15:17:00Z" w16du:dateUtc="2026-10-12T07:17:00Z">
        <w:r w:rsidDel="002D597D">
          <w:delText xml:space="preserve"> window</w:delText>
        </w:r>
      </w:del>
    </w:p>
    <w:p w14:paraId="4B775F79" w14:textId="77777777" w:rsidR="001F0CC3" w:rsidRDefault="003C32D0">
      <w:pPr>
        <w:pStyle w:val="Compact"/>
        <w:numPr>
          <w:ilvl w:val="0"/>
          <w:numId w:val="11"/>
        </w:numPr>
      </w:pPr>
      <w:r>
        <w:lastRenderedPageBreak/>
        <w:t>Initial stock and resupply rules</w:t>
      </w:r>
    </w:p>
    <w:p w14:paraId="4B775F7A" w14:textId="28036491" w:rsidR="001F0CC3" w:rsidRDefault="003C32D0">
      <w:pPr>
        <w:pStyle w:val="Compact"/>
        <w:numPr>
          <w:ilvl w:val="0"/>
          <w:numId w:val="11"/>
        </w:numPr>
      </w:pPr>
      <w:r>
        <w:t xml:space="preserve">Manufacturing </w:t>
      </w:r>
      <w:ins w:id="114" w:author="Wang, Cunyi [CN]" w:date="2026-10-12T15:18:00Z" w16du:dateUtc="2026-10-12T07:18:00Z">
        <w:r w:rsidR="00265FF8">
          <w:rPr>
            <w:rFonts w:hint="eastAsia"/>
          </w:rPr>
          <w:t>frequency</w:t>
        </w:r>
      </w:ins>
      <w:del w:id="115" w:author="Wang, Cunyi [CN]" w:date="2026-10-12T15:18:00Z" w16du:dateUtc="2026-10-12T07:18:00Z">
        <w:r w:rsidDel="00265FF8">
          <w:delText xml:space="preserve">dates </w:delText>
        </w:r>
      </w:del>
      <w:r>
        <w:t>and batch sizes</w:t>
      </w:r>
      <w:ins w:id="116" w:author="Wang, Cunyi [CN]" w:date="2026-10-12T15:18:00Z" w16du:dateUtc="2026-10-12T07:18:00Z">
        <w:r w:rsidR="00265FF8">
          <w:rPr>
            <w:rFonts w:hint="eastAsia"/>
          </w:rPr>
          <w:t>, EU and CN stock transferred proportion</w:t>
        </w:r>
      </w:ins>
    </w:p>
    <w:p w14:paraId="4B775F7B" w14:textId="4084C425" w:rsidR="001F0CC3" w:rsidRDefault="003C32D0">
      <w:pPr>
        <w:pStyle w:val="Compact"/>
        <w:numPr>
          <w:ilvl w:val="0"/>
          <w:numId w:val="11"/>
        </w:numPr>
      </w:pPr>
      <w:r>
        <w:t xml:space="preserve">Stock-out and waste </w:t>
      </w:r>
      <w:ins w:id="117" w:author="Wang, Cunyi [CN]" w:date="2026-10-12T15:18:00Z" w16du:dateUtc="2026-10-12T07:18:00Z">
        <w:r w:rsidR="00265FF8">
          <w:rPr>
            <w:rFonts w:hint="eastAsia"/>
          </w:rPr>
          <w:t xml:space="preserve">measure </w:t>
        </w:r>
      </w:ins>
      <w:r>
        <w:t>definitions</w:t>
      </w:r>
    </w:p>
    <w:p w14:paraId="4B775F7C" w14:textId="77777777" w:rsidR="001F0CC3" w:rsidRDefault="003C32D0">
      <w:pPr>
        <w:pStyle w:val="FirstParagraph"/>
      </w:pPr>
      <w:r>
        <w:t>The analyst must approve or correct each item. The AI does not move forward based on silence.</w:t>
      </w:r>
    </w:p>
    <w:p w14:paraId="4B775F7D" w14:textId="77777777" w:rsidR="001F0CC3" w:rsidRDefault="003C32D0">
      <w:pPr>
        <w:pStyle w:val="a0"/>
      </w:pPr>
      <w:r>
        <w:t>This checkpoint is similar to reviewing a building plan before construction begins. Correcting a doorway on the plan is easy. Moving it after the wall is built is expensive.</w:t>
      </w:r>
    </w:p>
    <w:p w14:paraId="4B775F7E" w14:textId="77777777" w:rsidR="001F0CC3" w:rsidRDefault="003C32D0">
      <w:pPr>
        <w:pStyle w:val="4"/>
      </w:pPr>
      <w:bookmarkStart w:id="118" w:name="step-3-verify-dispensing-scenarios"/>
      <w:bookmarkEnd w:id="103"/>
      <w:r>
        <w:t>Step 3 — Verify dispensing scenarios</w:t>
      </w:r>
    </w:p>
    <w:p w14:paraId="4B775F7F" w14:textId="77777777" w:rsidR="001F0CC3" w:rsidRDefault="003C32D0">
      <w:pPr>
        <w:pStyle w:val="FirstParagraph"/>
      </w:pPr>
      <w:r>
        <w:t>This step focuses on situations that standard process descriptions often overlook. The SKILL uses a checklist containing more than ten dispensing scenarios.</w:t>
      </w:r>
    </w:p>
    <w:p w14:paraId="4B775F80" w14:textId="77777777" w:rsidR="001F0CC3" w:rsidRDefault="003C32D0">
      <w:pPr>
        <w:pStyle w:val="a0"/>
      </w:pPr>
      <w:r>
        <w:t>Examples include:</w:t>
      </w:r>
    </w:p>
    <w:p w14:paraId="4B775F81" w14:textId="77777777" w:rsidR="001F0CC3" w:rsidRDefault="003C32D0">
      <w:pPr>
        <w:pStyle w:val="Compact"/>
        <w:numPr>
          <w:ilvl w:val="0"/>
          <w:numId w:val="12"/>
        </w:numPr>
      </w:pPr>
      <w:r>
        <w:t>A patient misses a visit.</w:t>
      </w:r>
    </w:p>
    <w:p w14:paraId="4B775F82" w14:textId="77777777" w:rsidR="001F0CC3" w:rsidRDefault="003C32D0">
      <w:pPr>
        <w:pStyle w:val="Compact"/>
        <w:numPr>
          <w:ilvl w:val="0"/>
          <w:numId w:val="12"/>
        </w:numPr>
      </w:pPr>
      <w:r>
        <w:t>A patient discontinues treatment before the next visit.</w:t>
      </w:r>
    </w:p>
    <w:p w14:paraId="4B775F83" w14:textId="77777777" w:rsidR="001F0CC3" w:rsidRDefault="003C32D0">
      <w:pPr>
        <w:pStyle w:val="Compact"/>
        <w:numPr>
          <w:ilvl w:val="0"/>
          <w:numId w:val="12"/>
        </w:numPr>
      </w:pPr>
      <w:r>
        <w:t>Stock runs out partway through a visit.</w:t>
      </w:r>
    </w:p>
    <w:p w14:paraId="4B775F84" w14:textId="77777777" w:rsidR="001F0CC3" w:rsidRDefault="003C32D0">
      <w:pPr>
        <w:pStyle w:val="Compact"/>
        <w:numPr>
          <w:ilvl w:val="0"/>
          <w:numId w:val="12"/>
        </w:numPr>
      </w:pPr>
      <w:r>
        <w:t>Only kits for the wrong treatment group are available.</w:t>
      </w:r>
    </w:p>
    <w:p w14:paraId="4B775F85" w14:textId="77777777" w:rsidR="001F0CC3" w:rsidRDefault="003C32D0">
      <w:pPr>
        <w:pStyle w:val="Compact"/>
        <w:numPr>
          <w:ilvl w:val="0"/>
          <w:numId w:val="12"/>
        </w:numPr>
      </w:pPr>
      <w:r>
        <w:t>A kit is unexpired but falls inside the DND window.</w:t>
      </w:r>
    </w:p>
    <w:p w14:paraId="4B775F86" w14:textId="77777777" w:rsidR="001F0CC3" w:rsidRDefault="003C32D0">
      <w:pPr>
        <w:pStyle w:val="Compact"/>
        <w:numPr>
          <w:ilvl w:val="0"/>
          <w:numId w:val="12"/>
        </w:numPr>
      </w:pPr>
      <w:r>
        <w:t>The site has enough stock for only part of the required dispensing.</w:t>
      </w:r>
    </w:p>
    <w:p w14:paraId="4B775F87" w14:textId="77777777" w:rsidR="001F0CC3" w:rsidRDefault="003C32D0">
      <w:pPr>
        <w:pStyle w:val="Compact"/>
        <w:numPr>
          <w:ilvl w:val="0"/>
          <w:numId w:val="12"/>
        </w:numPr>
      </w:pPr>
      <w:r>
        <w:t>A shipment arrives on the same day as a patient visit.</w:t>
      </w:r>
    </w:p>
    <w:p w14:paraId="4B775F88" w14:textId="77777777" w:rsidR="001F0CC3" w:rsidRDefault="003C32D0">
      <w:pPr>
        <w:pStyle w:val="Compact"/>
        <w:numPr>
          <w:ilvl w:val="0"/>
          <w:numId w:val="12"/>
        </w:numPr>
      </w:pPr>
      <w:r>
        <w:t>Several usable kits have different expiry dates.</w:t>
      </w:r>
    </w:p>
    <w:p w14:paraId="4B775F89" w14:textId="77777777" w:rsidR="001F0CC3" w:rsidRDefault="003C32D0">
      <w:pPr>
        <w:pStyle w:val="Compact"/>
        <w:numPr>
          <w:ilvl w:val="0"/>
          <w:numId w:val="12"/>
        </w:numPr>
      </w:pPr>
      <w:r>
        <w:t>Stock is in transit during the weekly inventory review.</w:t>
      </w:r>
    </w:p>
    <w:p w14:paraId="4B775F8A" w14:textId="77777777" w:rsidR="001F0CC3" w:rsidRDefault="003C32D0">
      <w:pPr>
        <w:pStyle w:val="Compact"/>
        <w:numPr>
          <w:ilvl w:val="0"/>
          <w:numId w:val="12"/>
        </w:numPr>
      </w:pPr>
      <w:r>
        <w:t>A site has not enrolled any patients.</w:t>
      </w:r>
    </w:p>
    <w:p w14:paraId="4B775F8B" w14:textId="77777777" w:rsidR="001F0CC3" w:rsidRDefault="003C32D0">
      <w:pPr>
        <w:pStyle w:val="Compact"/>
        <w:numPr>
          <w:ilvl w:val="0"/>
          <w:numId w:val="12"/>
        </w:numPr>
      </w:pPr>
      <w:r>
        <w:t>A replacement or unscheduled visit requires additional drug.</w:t>
      </w:r>
    </w:p>
    <w:p w14:paraId="4B775F8C" w14:textId="77777777" w:rsidR="001F0CC3" w:rsidRDefault="003C32D0">
      <w:pPr>
        <w:pStyle w:val="FirstParagraph"/>
      </w:pPr>
      <w:r>
        <w:t>The analyst confirms what should happen in each case. This prevents uncommon events from being handled through unspoken assumptions.</w:t>
      </w:r>
    </w:p>
    <w:p w14:paraId="4B775F8D" w14:textId="77777777" w:rsidR="001F0CC3" w:rsidRDefault="003C32D0">
      <w:pPr>
        <w:pStyle w:val="4"/>
      </w:pPr>
      <w:bookmarkStart w:id="119" w:name="step-4-generate-the-model"/>
      <w:bookmarkEnd w:id="118"/>
      <w:r>
        <w:t>Step 4 — Generate the model</w:t>
      </w:r>
    </w:p>
    <w:p w14:paraId="4B775F8E" w14:textId="77777777" w:rsidR="001F0CC3" w:rsidRDefault="003C32D0">
      <w:pPr>
        <w:pStyle w:val="FirstParagraph"/>
      </w:pPr>
      <w:r>
        <w:t>After approval, the AI writes the initial model in R, a software language commonly used for data analysis and simulation.</w:t>
      </w:r>
    </w:p>
    <w:p w14:paraId="4B775F8F" w14:textId="77777777" w:rsidR="001F0CC3" w:rsidRDefault="003C32D0">
      <w:pPr>
        <w:pStyle w:val="a0"/>
      </w:pPr>
      <w:r>
        <w:t>The SKILL requires several operating rules. These include:</w:t>
      </w:r>
    </w:p>
    <w:p w14:paraId="4B775F90" w14:textId="77777777" w:rsidR="001F0CC3" w:rsidRDefault="003C32D0">
      <w:pPr>
        <w:pStyle w:val="Compact"/>
        <w:numPr>
          <w:ilvl w:val="0"/>
          <w:numId w:val="13"/>
        </w:numPr>
      </w:pPr>
      <w:r>
        <w:t>FEFO dispensing</w:t>
      </w:r>
    </w:p>
    <w:p w14:paraId="4B775F91" w14:textId="77777777" w:rsidR="001F0CC3" w:rsidRDefault="003C32D0">
      <w:pPr>
        <w:pStyle w:val="Compact"/>
        <w:numPr>
          <w:ilvl w:val="0"/>
          <w:numId w:val="13"/>
        </w:numPr>
      </w:pPr>
      <w:r>
        <w:t>Weekly site inventory review</w:t>
      </w:r>
    </w:p>
    <w:p w14:paraId="4B775F92" w14:textId="77777777" w:rsidR="001F0CC3" w:rsidRDefault="003C32D0">
      <w:pPr>
        <w:pStyle w:val="Compact"/>
        <w:numPr>
          <w:ilvl w:val="0"/>
          <w:numId w:val="13"/>
        </w:numPr>
      </w:pPr>
      <w:r>
        <w:t>Correct treatment-group matching</w:t>
      </w:r>
    </w:p>
    <w:p w14:paraId="4B775F93" w14:textId="364A7257" w:rsidR="001F0CC3" w:rsidRDefault="003C32D0">
      <w:pPr>
        <w:pStyle w:val="Compact"/>
        <w:numPr>
          <w:ilvl w:val="0"/>
          <w:numId w:val="13"/>
        </w:numPr>
      </w:pPr>
      <w:r>
        <w:t>Application of the DND</w:t>
      </w:r>
      <w:ins w:id="120" w:author="Wang, Cunyi [CN]" w:date="2026-10-12T15:25:00Z" w16du:dateUtc="2026-10-12T07:25:00Z">
        <w:r w:rsidR="005F2BFC">
          <w:rPr>
            <w:rFonts w:hint="eastAsia"/>
          </w:rPr>
          <w:t xml:space="preserve">, </w:t>
        </w:r>
        <w:r w:rsidR="005F2BFC">
          <w:t>DND</w:t>
        </w:r>
        <w:r w:rsidR="005F2BFC">
          <w:rPr>
            <w:rFonts w:hint="eastAsia"/>
          </w:rPr>
          <w:t>, DNS, DNC, short window and long window</w:t>
        </w:r>
      </w:ins>
      <w:r>
        <w:t xml:space="preserve"> </w:t>
      </w:r>
      <w:del w:id="121" w:author="Wang, Cunyi [CN]" w:date="2026-10-12T15:25:00Z" w16du:dateUtc="2026-10-12T07:25:00Z">
        <w:r w:rsidDel="005F2BFC">
          <w:delText>window</w:delText>
        </w:r>
      </w:del>
    </w:p>
    <w:p w14:paraId="4B775F94" w14:textId="77777777" w:rsidR="001F0CC3" w:rsidRDefault="003C32D0">
      <w:pPr>
        <w:pStyle w:val="Compact"/>
        <w:numPr>
          <w:ilvl w:val="0"/>
          <w:numId w:val="13"/>
        </w:numPr>
      </w:pPr>
      <w:r>
        <w:lastRenderedPageBreak/>
        <w:t>Deduction of shipped kits from available depot stock and recording of those kits as in transit</w:t>
      </w:r>
    </w:p>
    <w:p w14:paraId="4B775F95" w14:textId="77777777" w:rsidR="001F0CC3" w:rsidRDefault="003C32D0">
      <w:pPr>
        <w:pStyle w:val="Compact"/>
        <w:numPr>
          <w:ilvl w:val="0"/>
          <w:numId w:val="13"/>
        </w:numPr>
      </w:pPr>
      <w:r>
        <w:t>Validation of total enrollment</w:t>
      </w:r>
    </w:p>
    <w:p w14:paraId="4B775F96" w14:textId="77777777" w:rsidR="001F0CC3" w:rsidRDefault="003C32D0">
      <w:pPr>
        <w:pStyle w:val="Compact"/>
        <w:numPr>
          <w:ilvl w:val="0"/>
          <w:numId w:val="13"/>
        </w:numPr>
      </w:pPr>
      <w:r>
        <w:t>Tracking of stock in transit</w:t>
      </w:r>
    </w:p>
    <w:p w14:paraId="4B775F97" w14:textId="77777777" w:rsidR="001F0CC3" w:rsidRDefault="003C32D0">
      <w:pPr>
        <w:pStyle w:val="Compact"/>
        <w:numPr>
          <w:ilvl w:val="0"/>
          <w:numId w:val="13"/>
        </w:numPr>
      </w:pPr>
      <w:r>
        <w:t>Reporting of full-chain waste</w:t>
      </w:r>
    </w:p>
    <w:p w14:paraId="4B775F98" w14:textId="77777777" w:rsidR="001F0CC3" w:rsidRDefault="003C32D0">
      <w:pPr>
        <w:pStyle w:val="FirstParagraph"/>
      </w:pPr>
      <w:r>
        <w:t>The AI can also prepare the code needed for the repeated scenario runs and parameter comparisons described in Sections 3 and 4. However, the draft remains subject to human testing and review.</w:t>
      </w:r>
    </w:p>
    <w:p w14:paraId="4B775F99" w14:textId="77777777" w:rsidR="001F0CC3" w:rsidRDefault="003C32D0">
      <w:pPr>
        <w:pStyle w:val="4"/>
      </w:pPr>
      <w:bookmarkStart w:id="122" w:name="step-5-run-and-interpret"/>
      <w:bookmarkEnd w:id="119"/>
      <w:r>
        <w:t>Step 5 — Run and interpret</w:t>
      </w:r>
    </w:p>
    <w:p w14:paraId="4B775F9A" w14:textId="77777777" w:rsidR="001F0CC3" w:rsidRDefault="003C32D0">
      <w:pPr>
        <w:pStyle w:val="FirstParagraph"/>
      </w:pPr>
      <w:r>
        <w:t>The analyst runs the model in the sponsor-approved computer environment. This protects data, preserves control over software versions, and supports a clear review record.</w:t>
      </w:r>
    </w:p>
    <w:p w14:paraId="4B775F9B" w14:textId="77777777" w:rsidR="001F0CC3" w:rsidRDefault="003C32D0">
      <w:pPr>
        <w:pStyle w:val="a0"/>
      </w:pPr>
      <w:r>
        <w:t>The analyst then shares the output with the AI. The AI summarizes the findings in plain English and flags unusual patterns. Examples include enrollment far above the study target, depot stock that never declines, or a policy change that produces the opposite of the expected result.</w:t>
      </w:r>
    </w:p>
    <w:p w14:paraId="4B775F9C" w14:textId="77777777" w:rsidR="001F0CC3" w:rsidRDefault="003C32D0">
      <w:pPr>
        <w:pStyle w:val="a0"/>
      </w:pPr>
      <w:r>
        <w:t>The analyst investigates these warnings before accepting the results.</w:t>
      </w:r>
    </w:p>
    <w:p w14:paraId="4B775F9D" w14:textId="77777777" w:rsidR="001F0CC3" w:rsidRDefault="003C32D0">
      <w:pPr>
        <w:pStyle w:val="4"/>
      </w:pPr>
      <w:bookmarkStart w:id="123" w:name="step-6-produce-a-structured-report"/>
      <w:bookmarkEnd w:id="122"/>
      <w:r>
        <w:t>Step 6 — Produce a structured report</w:t>
      </w:r>
    </w:p>
    <w:p w14:paraId="4B775F9E" w14:textId="77777777" w:rsidR="001F0CC3" w:rsidRDefault="003C32D0">
      <w:pPr>
        <w:pStyle w:val="FirstParagraph"/>
      </w:pPr>
      <w:r>
        <w:t>The final step converts the reviewed output into a decision-focused report. It includes:</w:t>
      </w:r>
    </w:p>
    <w:p w14:paraId="4B775F9F" w14:textId="77777777" w:rsidR="001F0CC3" w:rsidRDefault="003C32D0">
      <w:pPr>
        <w:pStyle w:val="Compact"/>
        <w:numPr>
          <w:ilvl w:val="0"/>
          <w:numId w:val="14"/>
        </w:numPr>
      </w:pPr>
      <w:r>
        <w:t>A summary of key performance measures</w:t>
      </w:r>
    </w:p>
    <w:p w14:paraId="4B775FA0" w14:textId="77777777" w:rsidR="001F0CC3" w:rsidRDefault="003C32D0">
      <w:pPr>
        <w:pStyle w:val="Compact"/>
        <w:numPr>
          <w:ilvl w:val="0"/>
          <w:numId w:val="14"/>
        </w:numPr>
      </w:pPr>
      <w:r>
        <w:t>Comparisons with the baseline</w:t>
      </w:r>
    </w:p>
    <w:p w14:paraId="4B775FA1" w14:textId="77777777" w:rsidR="001F0CC3" w:rsidRDefault="003C32D0">
      <w:pPr>
        <w:pStyle w:val="Compact"/>
        <w:numPr>
          <w:ilvl w:val="0"/>
          <w:numId w:val="14"/>
        </w:numPr>
      </w:pPr>
      <w:r>
        <w:t>The main service and waste trade-offs</w:t>
      </w:r>
    </w:p>
    <w:p w14:paraId="4B775FA2" w14:textId="77777777" w:rsidR="001F0CC3" w:rsidRDefault="003C32D0">
      <w:pPr>
        <w:pStyle w:val="Compact"/>
        <w:numPr>
          <w:ilvl w:val="0"/>
          <w:numId w:val="14"/>
        </w:numPr>
      </w:pPr>
      <w:r>
        <w:t>Prioritized recommendations</w:t>
      </w:r>
    </w:p>
    <w:p w14:paraId="4B775FA3" w14:textId="77777777" w:rsidR="001F0CC3" w:rsidRDefault="003C32D0">
      <w:pPr>
        <w:pStyle w:val="Compact"/>
        <w:numPr>
          <w:ilvl w:val="0"/>
          <w:numId w:val="14"/>
        </w:numPr>
      </w:pPr>
      <w:r>
        <w:t>Model limitations</w:t>
      </w:r>
    </w:p>
    <w:p w14:paraId="4B775FA4" w14:textId="77777777" w:rsidR="001F0CC3" w:rsidRDefault="003C32D0">
      <w:pPr>
        <w:pStyle w:val="Compact"/>
        <w:numPr>
          <w:ilvl w:val="0"/>
          <w:numId w:val="14"/>
        </w:numPr>
      </w:pPr>
      <w:r>
        <w:t>Open questions that require human judgment</w:t>
      </w:r>
    </w:p>
    <w:p w14:paraId="4B775FA5" w14:textId="77777777" w:rsidR="001F0CC3" w:rsidRDefault="003C32D0">
      <w:pPr>
        <w:pStyle w:val="FirstParagraph"/>
      </w:pPr>
      <w:r>
        <w:t>This format helps operational teams focus on decisions rather than computer output.</w:t>
      </w:r>
    </w:p>
    <w:p w14:paraId="4B775FA6" w14:textId="77777777" w:rsidR="001F0CC3" w:rsidRDefault="003C32D0">
      <w:pPr>
        <w:pStyle w:val="3"/>
      </w:pPr>
      <w:bookmarkStart w:id="124" w:name="Xfdecb3ab8f5aa2ef2b32af1e0c53db7f0bd6570"/>
      <w:bookmarkEnd w:id="101"/>
      <w:bookmarkEnd w:id="123"/>
      <w:r>
        <w:t>5.4 What AI handles well—and where people must stay involved</w:t>
      </w:r>
    </w:p>
    <w:p w14:paraId="4B775FA7" w14:textId="77777777" w:rsidR="001F0CC3" w:rsidRDefault="003C32D0">
      <w:pPr>
        <w:pStyle w:val="FirstParagraph"/>
      </w:pPr>
      <w:r>
        <w:t>AI and human reviewers have different strengths.</w:t>
      </w:r>
    </w:p>
    <w:tbl>
      <w:tblPr>
        <w:tblStyle w:val="Table"/>
        <w:tblW w:w="5000" w:type="pct"/>
        <w:tblLayout w:type="fixed"/>
        <w:tblLook w:val="0020" w:firstRow="1" w:lastRow="0" w:firstColumn="0" w:lastColumn="0" w:noHBand="0" w:noVBand="0"/>
      </w:tblPr>
      <w:tblGrid>
        <w:gridCol w:w="4788"/>
        <w:gridCol w:w="4788"/>
      </w:tblGrid>
      <w:tr w:rsidR="001F0CC3" w14:paraId="4B775FAA"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775FA8" w14:textId="77777777" w:rsidR="001F0CC3" w:rsidRDefault="003C32D0">
            <w:pPr>
              <w:pStyle w:val="Compact"/>
            </w:pPr>
            <w:r>
              <w:t>AI can support</w:t>
            </w:r>
          </w:p>
        </w:tc>
        <w:tc>
          <w:tcPr>
            <w:tcW w:w="3960" w:type="dxa"/>
          </w:tcPr>
          <w:p w14:paraId="4B775FA9" w14:textId="77777777" w:rsidR="001F0CC3" w:rsidRDefault="003C32D0">
            <w:pPr>
              <w:pStyle w:val="Compact"/>
            </w:pPr>
            <w:r>
              <w:t>Human decision remains essential</w:t>
            </w:r>
          </w:p>
        </w:tc>
      </w:tr>
      <w:tr w:rsidR="001F0CC3" w14:paraId="4B775FAD" w14:textId="77777777">
        <w:tc>
          <w:tcPr>
            <w:tcW w:w="3960" w:type="dxa"/>
          </w:tcPr>
          <w:p w14:paraId="4B775FAB" w14:textId="77777777" w:rsidR="001F0CC3" w:rsidRDefault="003C32D0">
            <w:pPr>
              <w:pStyle w:val="Compact"/>
            </w:pPr>
            <w:r>
              <w:t>Producing an initial draft from a detailed specification</w:t>
            </w:r>
          </w:p>
        </w:tc>
        <w:tc>
          <w:tcPr>
            <w:tcW w:w="3960" w:type="dxa"/>
          </w:tcPr>
          <w:p w14:paraId="4B775FAC" w14:textId="77777777" w:rsidR="001F0CC3" w:rsidRDefault="003C32D0">
            <w:pPr>
              <w:pStyle w:val="Compact"/>
            </w:pPr>
            <w:r>
              <w:t>Interpreting unclear or conflicting protocol language</w:t>
            </w:r>
          </w:p>
        </w:tc>
      </w:tr>
      <w:tr w:rsidR="001F0CC3" w14:paraId="4B775FB0" w14:textId="77777777">
        <w:tc>
          <w:tcPr>
            <w:tcW w:w="3960" w:type="dxa"/>
          </w:tcPr>
          <w:p w14:paraId="4B775FAE" w14:textId="77777777" w:rsidR="001F0CC3" w:rsidRDefault="003C32D0">
            <w:pPr>
              <w:pStyle w:val="Compact"/>
            </w:pPr>
            <w:r>
              <w:t>Preparing parameter comparisons without fatigue</w:t>
            </w:r>
          </w:p>
        </w:tc>
        <w:tc>
          <w:tcPr>
            <w:tcW w:w="3960" w:type="dxa"/>
          </w:tcPr>
          <w:p w14:paraId="4B775FAF" w14:textId="77777777" w:rsidR="001F0CC3" w:rsidRDefault="003C32D0">
            <w:pPr>
              <w:pStyle w:val="Compact"/>
            </w:pPr>
            <w:r>
              <w:t>Setting a clinically acceptable stock-out tolerance</w:t>
            </w:r>
          </w:p>
        </w:tc>
      </w:tr>
      <w:tr w:rsidR="001F0CC3" w14:paraId="4B775FB3" w14:textId="77777777">
        <w:tc>
          <w:tcPr>
            <w:tcW w:w="3960" w:type="dxa"/>
          </w:tcPr>
          <w:p w14:paraId="4B775FB1" w14:textId="77777777" w:rsidR="001F0CC3" w:rsidRDefault="003C32D0">
            <w:pPr>
              <w:pStyle w:val="Compact"/>
            </w:pPr>
            <w:r>
              <w:t>Checking whether the same rule is applied consistently</w:t>
            </w:r>
          </w:p>
        </w:tc>
        <w:tc>
          <w:tcPr>
            <w:tcW w:w="3960" w:type="dxa"/>
          </w:tcPr>
          <w:p w14:paraId="4B775FB2" w14:textId="77777777" w:rsidR="001F0CC3" w:rsidRDefault="003C32D0">
            <w:pPr>
              <w:pStyle w:val="Compact"/>
            </w:pPr>
            <w:r>
              <w:t>Deciding whether an operational risk is acceptable</w:t>
            </w:r>
          </w:p>
        </w:tc>
      </w:tr>
      <w:tr w:rsidR="001F0CC3" w14:paraId="4B775FB6" w14:textId="77777777">
        <w:tc>
          <w:tcPr>
            <w:tcW w:w="3960" w:type="dxa"/>
          </w:tcPr>
          <w:p w14:paraId="4B775FB4" w14:textId="77777777" w:rsidR="001F0CC3" w:rsidRDefault="003C32D0">
            <w:pPr>
              <w:pStyle w:val="Compact"/>
            </w:pPr>
            <w:r>
              <w:lastRenderedPageBreak/>
              <w:t>Comparing output patterns and flagging anomalies</w:t>
            </w:r>
          </w:p>
        </w:tc>
        <w:tc>
          <w:tcPr>
            <w:tcW w:w="3960" w:type="dxa"/>
          </w:tcPr>
          <w:p w14:paraId="4B775FB5" w14:textId="77777777" w:rsidR="001F0CC3" w:rsidRDefault="003C32D0">
            <w:pPr>
              <w:pStyle w:val="Compact"/>
            </w:pPr>
            <w:r>
              <w:t>Approving changes that could affect patient safety</w:t>
            </w:r>
          </w:p>
        </w:tc>
      </w:tr>
      <w:tr w:rsidR="001F0CC3" w14:paraId="4B775FB9" w14:textId="77777777">
        <w:tc>
          <w:tcPr>
            <w:tcW w:w="3960" w:type="dxa"/>
          </w:tcPr>
          <w:p w14:paraId="4B775FB7" w14:textId="77777777" w:rsidR="001F0CC3" w:rsidRDefault="003C32D0">
            <w:pPr>
              <w:pStyle w:val="Compact"/>
            </w:pPr>
            <w:r>
              <w:t>Retaining lessons in a persistent context file</w:t>
            </w:r>
          </w:p>
        </w:tc>
        <w:tc>
          <w:tcPr>
            <w:tcW w:w="3960" w:type="dxa"/>
          </w:tcPr>
          <w:p w14:paraId="4B775FB8" w14:textId="77777777" w:rsidR="001F0CC3" w:rsidRDefault="003C32D0">
            <w:pPr>
              <w:pStyle w:val="Compact"/>
            </w:pPr>
            <w:r>
              <w:t>Confirming that the model reflects actual IRT and supply processes</w:t>
            </w:r>
          </w:p>
        </w:tc>
      </w:tr>
    </w:tbl>
    <w:p w14:paraId="4B775FBA" w14:textId="77777777" w:rsidR="001F0CC3" w:rsidRDefault="003C32D0">
      <w:pPr>
        <w:pStyle w:val="a0"/>
      </w:pPr>
      <w:r>
        <w:t>The persistent context file can provide useful institutional memory. It records why a rule was chosen and what problems occurred previously. It does not replace formal study documents, approved specifications, or controlled change records.</w:t>
      </w:r>
    </w:p>
    <w:p w14:paraId="4B775FBB" w14:textId="77777777" w:rsidR="001F0CC3" w:rsidRDefault="003C32D0">
      <w:pPr>
        <w:pStyle w:val="a0"/>
      </w:pPr>
      <w:r>
        <w:t>Final accountability remains with the study team. Clinical operations, supply, IRT, quality, and relevant technical reviewers should approve the assumptions that affect their areas.</w:t>
      </w:r>
    </w:p>
    <w:p w14:paraId="4B775FBC" w14:textId="77777777" w:rsidR="001F0CC3" w:rsidRDefault="003C32D0">
      <w:pPr>
        <w:pStyle w:val="3"/>
      </w:pPr>
      <w:bookmarkStart w:id="125" w:name="Xefbd2e42db5992ea0a01055c859b4622f8a10b0"/>
      <w:bookmarkEnd w:id="124"/>
      <w:r>
        <w:t>5.5 Hard lessons and how the SKILL addressed them</w:t>
      </w:r>
    </w:p>
    <w:p w14:paraId="4B775FBD" w14:textId="77777777" w:rsidR="001F0CC3" w:rsidRDefault="003C32D0">
      <w:pPr>
        <w:pStyle w:val="FirstParagraph"/>
      </w:pPr>
      <w:r>
        <w:t>Early development produced three practical lessons.</w:t>
      </w:r>
    </w:p>
    <w:tbl>
      <w:tblPr>
        <w:tblStyle w:val="Table"/>
        <w:tblW w:w="5000" w:type="pct"/>
        <w:tblLayout w:type="fixed"/>
        <w:tblLook w:val="0020" w:firstRow="1" w:lastRow="0" w:firstColumn="0" w:lastColumn="0" w:noHBand="0" w:noVBand="0"/>
      </w:tblPr>
      <w:tblGrid>
        <w:gridCol w:w="3192"/>
        <w:gridCol w:w="3192"/>
        <w:gridCol w:w="3192"/>
      </w:tblGrid>
      <w:tr w:rsidR="001F0CC3" w14:paraId="4B775FC1"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775FBE" w14:textId="77777777" w:rsidR="001F0CC3" w:rsidRDefault="003C32D0">
            <w:pPr>
              <w:pStyle w:val="Compact"/>
            </w:pPr>
            <w:r>
              <w:t>Lesson</w:t>
            </w:r>
          </w:p>
        </w:tc>
        <w:tc>
          <w:tcPr>
            <w:tcW w:w="2640" w:type="dxa"/>
          </w:tcPr>
          <w:p w14:paraId="4B775FBF" w14:textId="77777777" w:rsidR="001F0CC3" w:rsidRDefault="003C32D0">
            <w:pPr>
              <w:pStyle w:val="Compact"/>
            </w:pPr>
            <w:r>
              <w:t>What went wrong</w:t>
            </w:r>
          </w:p>
        </w:tc>
        <w:tc>
          <w:tcPr>
            <w:tcW w:w="2640" w:type="dxa"/>
          </w:tcPr>
          <w:p w14:paraId="4B775FC0" w14:textId="77777777" w:rsidR="001F0CC3" w:rsidRDefault="003C32D0">
            <w:pPr>
              <w:pStyle w:val="Compact"/>
            </w:pPr>
            <w:r>
              <w:t>SKILL response</w:t>
            </w:r>
          </w:p>
        </w:tc>
      </w:tr>
      <w:tr w:rsidR="001F0CC3" w14:paraId="4B775FC5" w14:textId="77777777">
        <w:tc>
          <w:tcPr>
            <w:tcW w:w="2640" w:type="dxa"/>
          </w:tcPr>
          <w:p w14:paraId="4B775FC2" w14:textId="77777777" w:rsidR="001F0CC3" w:rsidRDefault="003C32D0">
            <w:pPr>
              <w:pStyle w:val="Compact"/>
            </w:pPr>
            <w:r>
              <w:t>Validate enrollment first</w:t>
            </w:r>
          </w:p>
        </w:tc>
        <w:tc>
          <w:tcPr>
            <w:tcW w:w="2640" w:type="dxa"/>
          </w:tcPr>
          <w:p w14:paraId="4B775FC3" w14:textId="77777777" w:rsidR="001F0CC3" w:rsidRDefault="003C32D0">
            <w:pPr>
              <w:pStyle w:val="Compact"/>
            </w:pPr>
            <w:r>
              <w:t>An early model enrolled three to four times the intended patient count. The outputs looked plausible but were meaningless.</w:t>
            </w:r>
          </w:p>
        </w:tc>
        <w:tc>
          <w:tcPr>
            <w:tcW w:w="2640" w:type="dxa"/>
          </w:tcPr>
          <w:p w14:paraId="4B775FC4" w14:textId="77777777" w:rsidR="001F0CC3" w:rsidRDefault="003C32D0">
            <w:pPr>
              <w:pStyle w:val="Compact"/>
            </w:pPr>
            <w:r>
              <w:t>Enrollment totals must pass validation before any result is interpreted.</w:t>
            </w:r>
          </w:p>
        </w:tc>
      </w:tr>
      <w:tr w:rsidR="001F0CC3" w14:paraId="4B775FC9" w14:textId="77777777">
        <w:tc>
          <w:tcPr>
            <w:tcW w:w="2640" w:type="dxa"/>
          </w:tcPr>
          <w:p w14:paraId="4B775FC6" w14:textId="77777777" w:rsidR="001F0CC3" w:rsidRDefault="003C32D0">
            <w:pPr>
              <w:pStyle w:val="Compact"/>
            </w:pPr>
            <w:r>
              <w:t>Every shipment must come from real stock</w:t>
            </w:r>
          </w:p>
        </w:tc>
        <w:tc>
          <w:tcPr>
            <w:tcW w:w="2640" w:type="dxa"/>
          </w:tcPr>
          <w:p w14:paraId="4B775FC7" w14:textId="77777777" w:rsidR="001F0CC3" w:rsidRDefault="003C32D0">
            <w:pPr>
              <w:pStyle w:val="Compact"/>
            </w:pPr>
            <w:r>
              <w:t>One version created new kit records when shipping. Depot inventory did not fall. This “phantom drug” made supply appear stronger than it was.</w:t>
            </w:r>
          </w:p>
        </w:tc>
        <w:tc>
          <w:tcPr>
            <w:tcW w:w="2640" w:type="dxa"/>
          </w:tcPr>
          <w:p w14:paraId="4B775FC8" w14:textId="77777777" w:rsidR="001F0CC3" w:rsidRDefault="003C32D0">
            <w:pPr>
              <w:pStyle w:val="Compact"/>
            </w:pPr>
            <w:r>
              <w:t>Depot-pull logic is a mandatory coding rule. Every shipped kit must be deducted from available depot stock and recorded as in transit.</w:t>
            </w:r>
          </w:p>
        </w:tc>
      </w:tr>
      <w:tr w:rsidR="001F0CC3" w14:paraId="4B775FCD" w14:textId="77777777">
        <w:tc>
          <w:tcPr>
            <w:tcW w:w="2640" w:type="dxa"/>
          </w:tcPr>
          <w:p w14:paraId="4B775FCA" w14:textId="77777777" w:rsidR="001F0CC3" w:rsidRDefault="003C32D0">
            <w:pPr>
              <w:pStyle w:val="Compact"/>
            </w:pPr>
            <w:r>
              <w:t>Report waste across the full chain</w:t>
            </w:r>
          </w:p>
        </w:tc>
        <w:tc>
          <w:tcPr>
            <w:tcW w:w="2640" w:type="dxa"/>
          </w:tcPr>
          <w:p w14:paraId="4B775FCB" w14:textId="77777777" w:rsidR="001F0CC3" w:rsidRDefault="003C32D0">
            <w:pPr>
              <w:pStyle w:val="Compact"/>
            </w:pPr>
            <w:r>
              <w:t>Early reports counted only site expiry. They missed expiry at depots and made waste appear artificially low.</w:t>
            </w:r>
          </w:p>
        </w:tc>
        <w:tc>
          <w:tcPr>
            <w:tcW w:w="2640" w:type="dxa"/>
          </w:tcPr>
          <w:p w14:paraId="4B775FCC" w14:textId="77777777" w:rsidR="001F0CC3" w:rsidRDefault="003C32D0">
            <w:pPr>
              <w:pStyle w:val="Compact"/>
            </w:pPr>
            <w:r>
              <w:t>Full-chain waste is the primary reported waste measure. Location-level results remain supporting detail.</w:t>
            </w:r>
          </w:p>
        </w:tc>
      </w:tr>
    </w:tbl>
    <w:p w14:paraId="4B775FCE" w14:textId="77777777" w:rsidR="001F0CC3" w:rsidRDefault="003C32D0">
      <w:pPr>
        <w:pStyle w:val="a0"/>
      </w:pPr>
      <w:r>
        <w:t>These examples show why a successful computer run is not proof of a correct model. AI-generated code can contain serious logic errors without displaying an error message.</w:t>
      </w:r>
    </w:p>
    <w:p w14:paraId="4B775FCF" w14:textId="77777777" w:rsidR="001F0CC3" w:rsidRDefault="003C32D0">
      <w:pPr>
        <w:pStyle w:val="a0"/>
      </w:pPr>
      <w:r>
        <w:t>Human testing is therefore mandatory. The team should test simple cases with known answers. It should confirm that enrollment stops at the target, shipped stock leaves the depot, expired kits cannot be dispensed, and waste totals include every modeled location.</w:t>
      </w:r>
    </w:p>
    <w:p w14:paraId="4B775FD0" w14:textId="77777777" w:rsidR="001F0CC3" w:rsidRDefault="003C32D0">
      <w:pPr>
        <w:pStyle w:val="a0"/>
        <w:rPr>
          <w:ins w:id="126" w:author="Wang, Cunyi [CN]" w:date="2026-10-12T15:32:00Z" w16du:dateUtc="2026-10-12T07:32:00Z"/>
        </w:rPr>
      </w:pPr>
      <w:r>
        <w:t xml:space="preserve">The SKILL approach makes AI useful by placing it inside a controlled workflow. AI provides speed, consistency, and drafting support. People provide clinical judgment, operational </w:t>
      </w:r>
      <w:r>
        <w:lastRenderedPageBreak/>
        <w:t>knowledge, testing, and approval. Both are needed before simulation results can support a real supply decision.</w:t>
      </w:r>
    </w:p>
    <w:p w14:paraId="75BA4B6B" w14:textId="45D627F5" w:rsidR="006B752B" w:rsidRDefault="006B752B">
      <w:pPr>
        <w:pStyle w:val="3"/>
        <w:rPr>
          <w:ins w:id="127" w:author="Wang, Cunyi [CN]" w:date="2026-10-12T15:32:00Z" w16du:dateUtc="2026-10-12T07:32:00Z"/>
        </w:rPr>
        <w:pPrChange w:id="128" w:author="Wang, Cunyi [CN]" w:date="2026-10-12T15:38:00Z" w16du:dateUtc="2026-10-12T07:38:00Z">
          <w:pPr>
            <w:pStyle w:val="a0"/>
          </w:pPr>
        </w:pPrChange>
      </w:pPr>
      <w:ins w:id="129" w:author="Wang, Cunyi [CN]" w:date="2026-10-12T15:32:00Z" w16du:dateUtc="2026-10-12T07:32:00Z">
        <w:r>
          <w:rPr>
            <w:rFonts w:hint="eastAsia"/>
          </w:rPr>
          <w:t>5.6 AI Validation</w:t>
        </w:r>
      </w:ins>
    </w:p>
    <w:p w14:paraId="62215F05" w14:textId="15332FEB" w:rsidR="006B752B" w:rsidRDefault="007E2643" w:rsidP="008026F6">
      <w:pPr>
        <w:pStyle w:val="a0"/>
        <w:rPr>
          <w:ins w:id="130" w:author="Wang, Cunyi [CN]" w:date="2026-10-12T15:46:00Z" w16du:dateUtc="2026-10-12T07:46:00Z"/>
        </w:rPr>
      </w:pPr>
      <w:ins w:id="131" w:author="Wang, Cunyi [CN]" w:date="2026-10-12T15:37:00Z" w16du:dateUtc="2026-10-12T07:37:00Z">
        <w:r>
          <w:t>To verify the correctness of the simulation logic</w:t>
        </w:r>
      </w:ins>
      <w:ins w:id="132" w:author="Wang, Cunyi [CN]" w:date="2026-10-12T15:48:00Z" w16du:dateUtc="2026-10-12T07:48:00Z">
        <w:r w:rsidR="00A951AA">
          <w:rPr>
            <w:rFonts w:hint="eastAsia"/>
          </w:rPr>
          <w:t xml:space="preserve">, the </w:t>
        </w:r>
      </w:ins>
      <w:ins w:id="133" w:author="Wang, Cunyi [CN]" w:date="2026-10-12T15:39:00Z" w16du:dateUtc="2026-10-12T07:39:00Z">
        <w:r>
          <w:rPr>
            <w:rFonts w:hint="eastAsia"/>
          </w:rPr>
          <w:t>SKILL</w:t>
        </w:r>
      </w:ins>
      <w:ins w:id="134" w:author="Wang, Cunyi [CN]" w:date="2026-10-12T15:48:00Z" w16du:dateUtc="2026-10-12T07:48:00Z">
        <w:r w:rsidR="00A951AA">
          <w:rPr>
            <w:rFonts w:hint="eastAsia"/>
          </w:rPr>
          <w:t xml:space="preserve"> generated R script</w:t>
        </w:r>
      </w:ins>
      <w:ins w:id="135" w:author="Wang, Cunyi [CN]" w:date="2026-10-12T15:37:00Z" w16du:dateUtc="2026-10-12T07:37:00Z">
        <w:r>
          <w:t xml:space="preserve"> was run in parallel with the primary simulation model described in Section 2, under identical parameter settings. Key output </w:t>
        </w:r>
      </w:ins>
      <w:ins w:id="136" w:author="Wang, Cunyi [CN]" w:date="2026-10-12T15:40:00Z" w16du:dateUtc="2026-10-12T07:40:00Z">
        <w:r w:rsidR="00174013">
          <w:rPr>
            <w:rFonts w:hint="eastAsia"/>
          </w:rPr>
          <w:t>measures</w:t>
        </w:r>
      </w:ins>
      <w:ins w:id="137" w:author="Wang, Cunyi [CN]" w:date="2026-10-12T15:37:00Z" w16du:dateUtc="2026-10-12T07:37:00Z">
        <w:r>
          <w:t xml:space="preserve">— including stockout rate, </w:t>
        </w:r>
      </w:ins>
      <w:ins w:id="138" w:author="Wang, Cunyi [CN]" w:date="2026-10-12T15:40:00Z" w16du:dateUtc="2026-10-12T07:40:00Z">
        <w:r w:rsidR="00174013">
          <w:rPr>
            <w:rFonts w:hint="eastAsia"/>
          </w:rPr>
          <w:t xml:space="preserve">full-chain </w:t>
        </w:r>
      </w:ins>
      <w:ins w:id="139" w:author="Wang, Cunyi [CN]" w:date="2026-10-12T15:37:00Z" w16du:dateUtc="2026-10-12T07:37:00Z">
        <w:r>
          <w:t>waste</w:t>
        </w:r>
      </w:ins>
      <w:ins w:id="140" w:author="Wang, Cunyi [CN]" w:date="2026-10-12T15:38:00Z" w16du:dateUtc="2026-10-12T07:38:00Z">
        <w:r>
          <w:rPr>
            <w:rFonts w:hint="eastAsia"/>
          </w:rPr>
          <w:t xml:space="preserve"> </w:t>
        </w:r>
      </w:ins>
      <w:ins w:id="141" w:author="Wang, Cunyi [CN]" w:date="2026-10-12T15:37:00Z" w16du:dateUtc="2026-10-12T07:37:00Z">
        <w:r>
          <w:t>rate— were compared across both implementations.</w:t>
        </w:r>
      </w:ins>
      <w:ins w:id="142" w:author="Wang, Cunyi [CN]" w:date="2026-10-12T15:48:00Z" w16du:dateUtc="2026-10-12T07:48:00Z">
        <w:r w:rsidR="008026F6" w:rsidRPr="008026F6">
          <w:t xml:space="preserve"> </w:t>
        </w:r>
        <w:r w:rsidR="008026F6">
          <w:t>To facilitate validation, a sequence of sensitivity runs was conducted by</w:t>
        </w:r>
      </w:ins>
      <w:ins w:id="143" w:author="Wang, Cunyi [CN]" w:date="2026-10-12T15:49:00Z" w16du:dateUtc="2026-10-12T07:49:00Z">
        <w:r w:rsidR="008026F6">
          <w:rPr>
            <w:rFonts w:hint="eastAsia"/>
          </w:rPr>
          <w:t xml:space="preserve"> </w:t>
        </w:r>
      </w:ins>
      <w:ins w:id="144" w:author="Wang, Cunyi [CN]" w:date="2026-10-12T15:48:00Z" w16du:dateUtc="2026-10-12T07:48:00Z">
        <w:r w:rsidR="008026F6">
          <w:t xml:space="preserve">systematically varying key parameters, including </w:t>
        </w:r>
        <w:r w:rsidR="008026F6" w:rsidRPr="008026F6">
          <w:rPr>
            <w:b/>
            <w:bCs/>
            <w:rPrChange w:id="145" w:author="Wang, Cunyi [CN]" w:date="2026-10-12T15:49:00Z" w16du:dateUtc="2026-10-12T07:49:00Z">
              <w:rPr/>
            </w:rPrChange>
          </w:rPr>
          <w:t xml:space="preserve">MIN_SHELF </w:t>
        </w:r>
        <w:r w:rsidR="008026F6">
          <w:t xml:space="preserve">and </w:t>
        </w:r>
        <w:r w:rsidR="008026F6" w:rsidRPr="008026F6">
          <w:rPr>
            <w:b/>
            <w:bCs/>
            <w:rPrChange w:id="146" w:author="Wang, Cunyi [CN]" w:date="2026-10-12T15:49:00Z" w16du:dateUtc="2026-10-12T07:49:00Z">
              <w:rPr/>
            </w:rPrChange>
          </w:rPr>
          <w:t>EU_PROTECT</w:t>
        </w:r>
        <w:r w:rsidR="008026F6">
          <w:t>.</w:t>
        </w:r>
      </w:ins>
      <w:ins w:id="147" w:author="Wang, Cunyi [CN]" w:date="2026-10-12T15:43:00Z" w16du:dateUtc="2026-10-12T07:43:00Z">
        <w:r w:rsidR="00C122FF">
          <w:rPr>
            <w:rFonts w:hint="eastAsia"/>
          </w:rPr>
          <w:t xml:space="preserve"> </w:t>
        </w:r>
      </w:ins>
      <w:ins w:id="148" w:author="Wang, Cunyi [CN]" w:date="2026-10-12T15:41:00Z" w16du:dateUtc="2026-10-12T07:41:00Z">
        <w:r w:rsidR="00174013">
          <w:rPr>
            <w:rFonts w:hint="eastAsia"/>
          </w:rPr>
          <w:t>D</w:t>
        </w:r>
      </w:ins>
      <w:ins w:id="149" w:author="Wang, Cunyi [CN]" w:date="2026-10-12T15:37:00Z" w16du:dateUtc="2026-10-12T07:37:00Z">
        <w:r>
          <w:t>iscrepan</w:t>
        </w:r>
      </w:ins>
      <w:ins w:id="150" w:author="Wang, Cunyi [CN]" w:date="2026-10-12T15:45:00Z" w16du:dateUtc="2026-10-12T07:45:00Z">
        <w:r w:rsidR="00081F29">
          <w:rPr>
            <w:rFonts w:hint="eastAsia"/>
          </w:rPr>
          <w:t>t</w:t>
        </w:r>
      </w:ins>
      <w:ins w:id="151" w:author="Wang, Cunyi [CN]" w:date="2026-10-12T15:37:00Z" w16du:dateUtc="2026-10-12T07:37:00Z">
        <w:r>
          <w:t xml:space="preserve"> </w:t>
        </w:r>
      </w:ins>
      <w:ins w:id="152" w:author="Wang, Cunyi [CN]" w:date="2026-10-12T15:45:00Z" w16du:dateUtc="2026-10-12T07:45:00Z">
        <w:r w:rsidR="00E4075D">
          <w:rPr>
            <w:rFonts w:hint="eastAsia"/>
          </w:rPr>
          <w:t>patterns or range</w:t>
        </w:r>
        <w:r w:rsidR="00081F29">
          <w:rPr>
            <w:rFonts w:hint="eastAsia"/>
          </w:rPr>
          <w:t>s</w:t>
        </w:r>
        <w:r w:rsidR="00E4075D">
          <w:rPr>
            <w:rFonts w:hint="eastAsia"/>
          </w:rPr>
          <w:t xml:space="preserve"> </w:t>
        </w:r>
      </w:ins>
      <w:ins w:id="153" w:author="Wang, Cunyi [CN]" w:date="2026-10-12T15:37:00Z" w16du:dateUtc="2026-10-12T07:37:00Z">
        <w:r>
          <w:t>between the two outputs were treated as signals of potential coding errors or specification ambiguities, and were investigated and resolved before result</w:t>
        </w:r>
      </w:ins>
      <w:ins w:id="154" w:author="Wang, Cunyi [CN]" w:date="2026-10-12T15:38:00Z" w16du:dateUtc="2026-10-12T07:38:00Z">
        <w:r>
          <w:rPr>
            <w:rFonts w:hint="eastAsia"/>
          </w:rPr>
          <w:t>s</w:t>
        </w:r>
      </w:ins>
      <w:ins w:id="155" w:author="Wang, Cunyi [CN]" w:date="2026-10-12T15:37:00Z" w16du:dateUtc="2026-10-12T07:37:00Z">
        <w:r>
          <w:t xml:space="preserve"> were accepted.</w:t>
        </w:r>
      </w:ins>
    </w:p>
    <w:p w14:paraId="4F35054B" w14:textId="1391B3E4" w:rsidR="007038A2" w:rsidRDefault="007038A2" w:rsidP="007038A2">
      <w:pPr>
        <w:pStyle w:val="a0"/>
      </w:pPr>
      <w:ins w:id="156" w:author="Wang, Cunyi [CN]" w:date="2026-10-12T15:46:00Z" w16du:dateUtc="2026-10-12T07:46:00Z">
        <w:r>
          <w:t>To assess the numerical stability of the simulation, the model was run repeatedly using different random seeds while holding all other parameters constant. Output m</w:t>
        </w:r>
      </w:ins>
      <w:ins w:id="157" w:author="Wang, Cunyi [CN]" w:date="2026-10-12T15:49:00Z" w16du:dateUtc="2026-10-12T07:49:00Z">
        <w:r w:rsidR="00744B26">
          <w:rPr>
            <w:rFonts w:hint="eastAsia"/>
          </w:rPr>
          <w:t>easures</w:t>
        </w:r>
      </w:ins>
      <w:ins w:id="158" w:author="Wang, Cunyi [CN]" w:date="2026-10-12T15:46:00Z" w16du:dateUtc="2026-10-12T07:46:00Z">
        <w:r>
          <w:t xml:space="preserve"> were compared across runs, with particular focus on</w:t>
        </w:r>
        <w:r>
          <w:rPr>
            <w:rFonts w:hint="eastAsia"/>
          </w:rPr>
          <w:t xml:space="preserve"> </w:t>
        </w:r>
        <w:r>
          <w:t>stockout rate</w:t>
        </w:r>
        <w:r>
          <w:rPr>
            <w:rFonts w:hint="eastAsia"/>
          </w:rPr>
          <w:t xml:space="preserve"> and</w:t>
        </w:r>
        <w:r>
          <w:t xml:space="preserve"> </w:t>
        </w:r>
        <w:r>
          <w:rPr>
            <w:rFonts w:hint="eastAsia"/>
          </w:rPr>
          <w:t xml:space="preserve">full-chain </w:t>
        </w:r>
        <w:r>
          <w:t>waste</w:t>
        </w:r>
        <w:r>
          <w:rPr>
            <w:rFonts w:hint="eastAsia"/>
          </w:rPr>
          <w:t xml:space="preserve"> </w:t>
        </w:r>
        <w:r>
          <w:t>rate</w:t>
        </w:r>
        <w:r>
          <w:rPr>
            <w:rFonts w:hint="eastAsia"/>
          </w:rPr>
          <w:t>.</w:t>
        </w:r>
        <w:r>
          <w:t xml:space="preserve">  If these </w:t>
        </w:r>
      </w:ins>
      <w:ins w:id="159" w:author="Wang, Cunyi [CN]" w:date="2026-10-12T15:47:00Z" w16du:dateUtc="2026-10-12T07:47:00Z">
        <w:r>
          <w:rPr>
            <w:rFonts w:hint="eastAsia"/>
          </w:rPr>
          <w:t>measures</w:t>
        </w:r>
      </w:ins>
      <w:ins w:id="160" w:author="Wang, Cunyi [CN]" w:date="2026-10-12T15:46:00Z" w16du:dateUtc="2026-10-12T07:46:00Z">
        <w:r>
          <w:t xml:space="preserve"> vary substantially across seeds, it indicates that </w:t>
        </w:r>
      </w:ins>
      <w:ins w:id="161" w:author="Wang, Cunyi [CN]" w:date="2026-10-12T15:49:00Z" w16du:dateUtc="2026-10-12T07:49:00Z">
        <w:r w:rsidR="00412CA2">
          <w:rPr>
            <w:rFonts w:hint="eastAsia"/>
          </w:rPr>
          <w:t>the</w:t>
        </w:r>
      </w:ins>
      <w:ins w:id="162" w:author="Wang, Cunyi [CN]" w:date="2026-10-12T15:50:00Z" w16du:dateUtc="2026-10-12T07:50:00Z">
        <w:r w:rsidR="00412CA2">
          <w:rPr>
            <w:rFonts w:hint="eastAsia"/>
          </w:rPr>
          <w:t xml:space="preserve"> SKILL </w:t>
        </w:r>
      </w:ins>
      <w:ins w:id="163" w:author="Wang, Cunyi [CN]" w:date="2026-10-12T15:46:00Z" w16du:dateUtc="2026-10-12T07:46:00Z">
        <w:r>
          <w:t>is insufficient to produce</w:t>
        </w:r>
      </w:ins>
      <w:ins w:id="164" w:author="Wang, Cunyi [CN]" w:date="2026-10-12T15:47:00Z" w16du:dateUtc="2026-10-12T07:47:00Z">
        <w:r>
          <w:rPr>
            <w:rFonts w:hint="eastAsia"/>
          </w:rPr>
          <w:t xml:space="preserve"> </w:t>
        </w:r>
      </w:ins>
      <w:ins w:id="165" w:author="Wang, Cunyi [CN]" w:date="2026-10-12T15:46:00Z" w16du:dateUtc="2026-10-12T07:46:00Z">
        <w:r>
          <w:t>stable estimates</w:t>
        </w:r>
      </w:ins>
      <w:ins w:id="166" w:author="Wang, Cunyi [CN]" w:date="2026-10-12T15:50:00Z" w16du:dateUtc="2026-10-12T07:50:00Z">
        <w:r w:rsidR="00412CA2">
          <w:rPr>
            <w:rFonts w:hint="eastAsia"/>
          </w:rPr>
          <w:t xml:space="preserve">. </w:t>
        </w:r>
      </w:ins>
      <w:ins w:id="167" w:author="Wang, Cunyi [CN]" w:date="2026-10-12T15:46:00Z" w16du:dateUtc="2026-10-12T07:46:00Z">
        <w:r>
          <w:t>Conversely, low cross-seed variability provides confidence that the reported results are not driven by a particular random draw and are representative of the underlying supply chain dynamics.</w:t>
        </w:r>
      </w:ins>
    </w:p>
    <w:p w14:paraId="4B775FD1" w14:textId="77777777" w:rsidR="001F0CC3" w:rsidRDefault="00332405">
      <w:r>
        <w:pict w14:anchorId="4B7760A4">
          <v:rect id="_x0000_i1030" style="width:0;height:1.5pt" o:hralign="center" o:hrstd="t" o:hr="t"/>
        </w:pict>
      </w:r>
    </w:p>
    <w:p w14:paraId="4B775FD2" w14:textId="77777777" w:rsidR="001F0CC3" w:rsidRDefault="003C32D0">
      <w:pPr>
        <w:pStyle w:val="2"/>
      </w:pPr>
      <w:bookmarkStart w:id="168" w:name="_Toc242094585"/>
      <w:bookmarkStart w:id="169" w:name="discussion"/>
      <w:bookmarkEnd w:id="93"/>
      <w:bookmarkEnd w:id="125"/>
      <w:r>
        <w:t>6. Discussion</w:t>
      </w:r>
      <w:bookmarkEnd w:id="168"/>
    </w:p>
    <w:p w14:paraId="4B775FD3" w14:textId="77777777" w:rsidR="001F0CC3" w:rsidRDefault="003C32D0">
      <w:pPr>
        <w:pStyle w:val="FirstParagraph"/>
      </w:pPr>
      <w:r>
        <w:t>Supply chain optimization is a strategic capability, not a back-office logistics task. The right configuration protects patients, supports trial timelines, and reduces avoidable cost per patient. Faster trial completion can also preserve more commercial time during the drug’s patent-protected period. It does not extend the patent itself. The wrong configuration can cause missed dispensing visits, delay the trial, and waste valuable drug.</w:t>
      </w:r>
    </w:p>
    <w:p w14:paraId="4B775FD4" w14:textId="77777777" w:rsidR="001F0CC3" w:rsidRDefault="003C32D0">
      <w:pPr>
        <w:pStyle w:val="a0"/>
      </w:pPr>
      <w:r>
        <w:t>The results show why teams must balance patient service and waste. The baseline achieved a 0.68% stock-out rate but produced 43.5% full-chain waste. Reducing the EU site reorder target from 105 to 70 kits lowered waste to about 40%. The stock-out rate increased to about 1.4% but remained below the 5% planning limit. By contrast, four large manufacturing batches reduced the stock-out rate to 0.08% but increased waste to 56%. These findings show that pushing stock-outs close to zero can require a large and costly inventory buffer.</w:t>
      </w:r>
    </w:p>
    <w:p w14:paraId="4B775FD5" w14:textId="77777777" w:rsidR="001F0CC3" w:rsidRDefault="003C32D0">
      <w:pPr>
        <w:pStyle w:val="a0"/>
      </w:pPr>
      <w:r>
        <w:t>Formula-based methods and simulation are complementary. They support different stages of planning. Methods such as those described by Anisimov provide fast scenario comparisons during early trial design. They can help teams compare broad choices before detailed operating rules are available.</w:t>
      </w:r>
    </w:p>
    <w:p w14:paraId="4B775FD6" w14:textId="77777777" w:rsidR="001F0CC3" w:rsidRDefault="003C32D0">
      <w:pPr>
        <w:pStyle w:val="a0"/>
      </w:pPr>
      <w:r>
        <w:t>Simulation adds operational detail during planning and execution. In this study, it represented:</w:t>
      </w:r>
    </w:p>
    <w:p w14:paraId="4B775FD7" w14:textId="77777777" w:rsidR="001F0CC3" w:rsidRDefault="003C32D0">
      <w:pPr>
        <w:pStyle w:val="Compact"/>
        <w:numPr>
          <w:ilvl w:val="0"/>
          <w:numId w:val="15"/>
        </w:numPr>
      </w:pPr>
      <w:r>
        <w:lastRenderedPageBreak/>
        <w:t>First Expired, First Out dispensing, which uses the kit with the earliest acceptable expiry date first</w:t>
      </w:r>
    </w:p>
    <w:p w14:paraId="4B775FD8" w14:textId="77777777" w:rsidR="001F0CC3" w:rsidRDefault="003C32D0">
      <w:pPr>
        <w:pStyle w:val="Compact"/>
        <w:numPr>
          <w:ilvl w:val="0"/>
          <w:numId w:val="15"/>
        </w:numPr>
      </w:pPr>
      <w:r>
        <w:t>Sites that enroll no patients but may still hold opening stock</w:t>
      </w:r>
    </w:p>
    <w:p w14:paraId="4B775FD9" w14:textId="77777777" w:rsidR="001F0CC3" w:rsidRDefault="003C32D0">
      <w:pPr>
        <w:pStyle w:val="Compact"/>
        <w:numPr>
          <w:ilvl w:val="0"/>
          <w:numId w:val="15"/>
        </w:numPr>
      </w:pPr>
      <w:r>
        <w:t>Weekly inventory reviews rather than continuous review</w:t>
      </w:r>
    </w:p>
    <w:p w14:paraId="4B775FDA" w14:textId="77777777" w:rsidR="001F0CC3" w:rsidRDefault="003C32D0">
      <w:pPr>
        <w:pStyle w:val="Compact"/>
        <w:numPr>
          <w:ilvl w:val="0"/>
          <w:numId w:val="15"/>
        </w:numPr>
      </w:pPr>
      <w:r>
        <w:t>Replenishment rules that respond to current and in-transit stock</w:t>
      </w:r>
    </w:p>
    <w:p w14:paraId="4B775FDB" w14:textId="77777777" w:rsidR="001F0CC3" w:rsidRDefault="003C32D0">
      <w:pPr>
        <w:pStyle w:val="Compact"/>
        <w:numPr>
          <w:ilvl w:val="0"/>
          <w:numId w:val="15"/>
        </w:numPr>
      </w:pPr>
      <w:r>
        <w:t>Expiry dates and status tracked for each kit</w:t>
      </w:r>
    </w:p>
    <w:p w14:paraId="4B775FDC" w14:textId="77777777" w:rsidR="001F0CC3" w:rsidRDefault="003C32D0">
      <w:pPr>
        <w:pStyle w:val="Compact"/>
        <w:numPr>
          <w:ilvl w:val="0"/>
          <w:numId w:val="15"/>
        </w:numPr>
      </w:pPr>
      <w:r>
        <w:t>Dropout and other changes in patient demand over time</w:t>
      </w:r>
    </w:p>
    <w:p w14:paraId="4B775FDD" w14:textId="40A15CC9" w:rsidR="001F0CC3" w:rsidRDefault="003C32D0">
      <w:pPr>
        <w:pStyle w:val="FirstParagraph"/>
      </w:pPr>
      <w:r>
        <w:t xml:space="preserve">These details help teams understand where waste occurs and why a shortage happens. For example, a site may appear to have stock but still be unable to dispense because the kits belong to the wrong treatment group, have expired, or fall within the </w:t>
      </w:r>
      <w:del w:id="170" w:author="Wang, Cunyi [CN]" w:date="2026-10-12T15:53:00Z" w16du:dateUtc="2026-10-12T07:53:00Z">
        <w:r w:rsidDel="008A12D4">
          <w:delText xml:space="preserve">13-day </w:delText>
        </w:r>
      </w:del>
      <w:r>
        <w:t>Do Not Dispense window.</w:t>
      </w:r>
    </w:p>
    <w:p w14:paraId="4B775FDE" w14:textId="77777777" w:rsidR="001F0CC3" w:rsidRDefault="003C32D0">
      <w:pPr>
        <w:pStyle w:val="a0"/>
      </w:pPr>
      <w:r>
        <w:t>The framework also has important limitations:</w:t>
      </w:r>
    </w:p>
    <w:p w14:paraId="4B775FDF" w14:textId="77777777" w:rsidR="001F0CC3" w:rsidRDefault="003C32D0">
      <w:pPr>
        <w:pStyle w:val="Compact"/>
        <w:numPr>
          <w:ilvl w:val="0"/>
          <w:numId w:val="16"/>
        </w:numPr>
      </w:pPr>
      <w:r>
        <w:rPr>
          <w:b/>
          <w:bCs/>
        </w:rPr>
        <w:t>One trial design:</w:t>
      </w:r>
      <w:r>
        <w:t xml:space="preserve"> The model represents one trial design with 250 patients, 23 sites, and two treatment groups. Every new study needs its own calibrated assumptions and settings.</w:t>
      </w:r>
    </w:p>
    <w:p w14:paraId="4B775FE0" w14:textId="77777777" w:rsidR="001F0CC3" w:rsidRDefault="003C32D0">
      <w:pPr>
        <w:pStyle w:val="Compact"/>
        <w:numPr>
          <w:ilvl w:val="0"/>
          <w:numId w:val="16"/>
        </w:numPr>
      </w:pPr>
      <w:r>
        <w:rPr>
          <w:b/>
          <w:bCs/>
        </w:rPr>
        <w:t>Need for AI tools and iteration:</w:t>
      </w:r>
      <w:r>
        <w:t xml:space="preserve"> The SKILL approach requires access to suitable AI tools and an analyst who is willing to test, review, and revise the model. AI assistance does not remove the need for human judgment.</w:t>
      </w:r>
    </w:p>
    <w:p w14:paraId="4B775FE1" w14:textId="77777777" w:rsidR="001F0CC3" w:rsidRDefault="003C32D0">
      <w:pPr>
        <w:pStyle w:val="Compact"/>
        <w:numPr>
          <w:ilvl w:val="0"/>
          <w:numId w:val="16"/>
        </w:numPr>
      </w:pPr>
      <w:r>
        <w:rPr>
          <w:b/>
          <w:bCs/>
        </w:rPr>
        <w:t>Dependence on input quality:</w:t>
      </w:r>
      <w:r>
        <w:t xml:space="preserve"> Results depend on the quality of the inputs. Incorrect enrollment, dropout, lead-time, or shelf-life assumptions will produce unreliable supply plans.</w:t>
      </w:r>
    </w:p>
    <w:p w14:paraId="4B775FE2" w14:textId="77777777" w:rsidR="001F0CC3" w:rsidRDefault="003C32D0">
      <w:pPr>
        <w:pStyle w:val="Compact"/>
        <w:numPr>
          <w:ilvl w:val="0"/>
          <w:numId w:val="16"/>
        </w:numPr>
      </w:pPr>
      <w:r>
        <w:rPr>
          <w:b/>
          <w:bCs/>
        </w:rPr>
        <w:t>No historical validation:</w:t>
      </w:r>
      <w:r>
        <w:t xml:space="preserve"> The model has not been validated against historical trial data. This is a known limitation. Retrospective validation against actual enrollment, shipment, dispensing, inventory, and expiry records would strengthen confidence in the framework.</w:t>
      </w:r>
    </w:p>
    <w:p w14:paraId="4B775FE3" w14:textId="77777777" w:rsidR="001F0CC3" w:rsidRDefault="003C32D0">
      <w:pPr>
        <w:pStyle w:val="Compact"/>
        <w:numPr>
          <w:ilvl w:val="0"/>
          <w:numId w:val="16"/>
        </w:numPr>
      </w:pPr>
      <w:r>
        <w:rPr>
          <w:b/>
          <w:bCs/>
        </w:rPr>
        <w:t>Limited coverage of rare outcomes:</w:t>
      </w:r>
      <w:r>
        <w:t xml:space="preserve"> One hundred replications produced stable average estimates, but they cannot capture every rare and severe outcome. Teams should review the range across replications, not only the mean. In the baseline, individual stock-out rates ranged from about 0% to 2%, while full-chain waste rates ranged from about 38% to 49%.</w:t>
      </w:r>
    </w:p>
    <w:p w14:paraId="4B775FE4" w14:textId="77777777" w:rsidR="001F0CC3" w:rsidRDefault="003C32D0">
      <w:pPr>
        <w:pStyle w:val="FirstParagraph"/>
      </w:pPr>
      <w:r>
        <w:t>The SKILL workflow can also support other complex clinical trial simulation tasks. Examples include:</w:t>
      </w:r>
    </w:p>
    <w:p w14:paraId="4B775FE5" w14:textId="77777777" w:rsidR="001F0CC3" w:rsidRDefault="003C32D0">
      <w:pPr>
        <w:pStyle w:val="Compact"/>
        <w:numPr>
          <w:ilvl w:val="0"/>
          <w:numId w:val="17"/>
        </w:numPr>
      </w:pPr>
      <w:r>
        <w:t>Recruitment forecasting</w:t>
      </w:r>
    </w:p>
    <w:p w14:paraId="4B775FE6" w14:textId="77777777" w:rsidR="001F0CC3" w:rsidRDefault="003C32D0">
      <w:pPr>
        <w:pStyle w:val="Compact"/>
        <w:numPr>
          <w:ilvl w:val="0"/>
          <w:numId w:val="17"/>
        </w:numPr>
      </w:pPr>
      <w:r>
        <w:t>Adaptive trial scenario testing, where trial rules may change in response to accumulating information</w:t>
      </w:r>
    </w:p>
    <w:p w14:paraId="4B775FE7" w14:textId="77777777" w:rsidR="001F0CC3" w:rsidRDefault="003C32D0">
      <w:pPr>
        <w:pStyle w:val="Compact"/>
        <w:numPr>
          <w:ilvl w:val="0"/>
          <w:numId w:val="17"/>
        </w:numPr>
      </w:pPr>
      <w:r>
        <w:t>Biomarker-driven randomization, where a biological test result helps determine treatment assignment</w:t>
      </w:r>
    </w:p>
    <w:p w14:paraId="4B775FE8" w14:textId="77777777" w:rsidR="001F0CC3" w:rsidRDefault="003C32D0">
      <w:pPr>
        <w:pStyle w:val="FirstParagraph"/>
      </w:pPr>
      <w:r>
        <w:lastRenderedPageBreak/>
        <w:t>Quantified logistics cost modeling is a natural next step. This paper describes cost trade-offs in practical terms but does not calculate them. A future model could include study-specific freight, customs, storage, and packaging costs. Teams could then optimize three measures together: patient service, drug waste, and logistics cost.</w:t>
      </w:r>
    </w:p>
    <w:p w14:paraId="4B775FE9" w14:textId="77777777" w:rsidR="001F0CC3" w:rsidRDefault="00332405">
      <w:r>
        <w:pict w14:anchorId="4B7760A5">
          <v:rect id="_x0000_i1031" style="width:0;height:1.5pt" o:hralign="center" o:hrstd="t" o:hr="t"/>
        </w:pict>
      </w:r>
    </w:p>
    <w:p w14:paraId="4B775FEA" w14:textId="77777777" w:rsidR="001F0CC3" w:rsidRDefault="003C32D0">
      <w:pPr>
        <w:pStyle w:val="2"/>
      </w:pPr>
      <w:bookmarkStart w:id="171" w:name="_Toc242094586"/>
      <w:bookmarkStart w:id="172" w:name="conclusion"/>
      <w:bookmarkEnd w:id="169"/>
      <w:r>
        <w:t>7. Conclusion</w:t>
      </w:r>
      <w:bookmarkEnd w:id="171"/>
    </w:p>
    <w:p w14:paraId="4B775FEB" w14:textId="77777777" w:rsidR="001F0CC3" w:rsidRDefault="003C32D0">
      <w:pPr>
        <w:pStyle w:val="FirstParagraph"/>
      </w:pPr>
      <w:r>
        <w:t>Clinical trial supply teams must balance three competing goals: reduce drug waste, control supply costs, and prevent stock-outs that could affect patients. This study measured waste and stock-outs directly. It did not calculate logistics costs. Simulation made the trade-off between service and waste visible before changes reached patients or live inventory. Reducing the EU site reorder target from 105 to 70 kits lowered full-chain waste from 43.5% to about 40%. The overall stock-out rate rose from 0.68% to about 1.4%, which remained well below the 5% planning limit. The EU protection buffer also appeared to be important for China supply continuity. Reducing it from 90 to 30 days increased the China-specific stock-out rate from 0.08% to 3.0%, a 37.5-fold increase, with almost no waste benefit. However, this counterintuitive result may reflect linked inventory rules or a model implementation issue. Teams should validate the logic before changing the buffer.</w:t>
      </w:r>
    </w:p>
    <w:p w14:paraId="4B775FEC" w14:textId="77777777" w:rsidR="001F0CC3" w:rsidRDefault="003C32D0">
      <w:pPr>
        <w:pStyle w:val="a0"/>
      </w:pPr>
      <w:r>
        <w:t>The SKILL approach made development faster and more controlled. It shortened the path from protocol and supply specifications to an initial simulation draft from weeks to days. Human review checkpoints confirmed assumptions, difficult dispensing cases, model logic, and results. Three early failures became permanent guardrails: prevent enrollment above the study target, require every shipment to come from actual depot stock, and measure waste across the full supply chain. These controls can make future simulations safer and faster. They do not replace human testing, investigation, or approval.</w:t>
      </w:r>
    </w:p>
    <w:p w14:paraId="4B775FED" w14:textId="77777777" w:rsidR="001F0CC3" w:rsidRDefault="003C32D0">
      <w:pPr>
        <w:pStyle w:val="2"/>
      </w:pPr>
      <w:bookmarkStart w:id="173" w:name="_Toc242094587"/>
      <w:bookmarkStart w:id="174" w:name="Xe0fe65b665f308e58edb242542cab0b91522a0d"/>
      <w:bookmarkEnd w:id="172"/>
      <w:r>
        <w:t>Supply teams should treat simulation-based planning as a standard operational tool. It can test supply policies before patients or live inventory face the consequences. Rigorous modeling, structured AI assistance, and accountable human oversight are ready for operational use today when teams apply them within a controlled, tested, and approved process.</w:t>
      </w:r>
      <w:bookmarkEnd w:id="173"/>
    </w:p>
    <w:p w14:paraId="4B775FEE" w14:textId="77777777" w:rsidR="001F0CC3" w:rsidRDefault="003C32D0">
      <w:pPr>
        <w:pStyle w:val="2"/>
      </w:pPr>
      <w:bookmarkStart w:id="175" w:name="_Toc242094588"/>
      <w:bookmarkStart w:id="176" w:name="references"/>
      <w:bookmarkEnd w:id="174"/>
      <w:commentRangeStart w:id="177"/>
      <w:r>
        <w:t>References</w:t>
      </w:r>
      <w:bookmarkEnd w:id="175"/>
      <w:commentRangeEnd w:id="177"/>
      <w:r w:rsidR="006C2076">
        <w:rPr>
          <w:rStyle w:val="af0"/>
          <w:sz w:val="32"/>
          <w:szCs w:val="32"/>
        </w:rPr>
        <w:commentReference w:id="177"/>
      </w:r>
    </w:p>
    <w:p w14:paraId="4B775FEF" w14:textId="77777777" w:rsidR="001F0CC3" w:rsidRDefault="003C32D0">
      <w:pPr>
        <w:numPr>
          <w:ilvl w:val="0"/>
          <w:numId w:val="18"/>
        </w:numPr>
      </w:pPr>
      <w:r>
        <w:t xml:space="preserve">Anisimov VV. Drug supply modelling in clinical trials (statistical methodology). </w:t>
      </w:r>
      <w:r>
        <w:rPr>
          <w:i/>
          <w:iCs/>
        </w:rPr>
        <w:t>Pharmaceutical Outsourcing</w:t>
      </w:r>
      <w:r>
        <w:t>. May/Jun 2010:17–20.</w:t>
      </w:r>
    </w:p>
    <w:p w14:paraId="4B775FF0" w14:textId="77777777" w:rsidR="001F0CC3" w:rsidRDefault="003C32D0">
      <w:pPr>
        <w:numPr>
          <w:ilvl w:val="0"/>
          <w:numId w:val="18"/>
        </w:numPr>
      </w:pPr>
      <w:r>
        <w:t xml:space="preserve">Lefew M, Ninh A, Anisimov V. End-to-end drug supply management in multicenter trials. </w:t>
      </w:r>
      <w:r>
        <w:rPr>
          <w:i/>
          <w:iCs/>
        </w:rPr>
        <w:t>Methodology and Computing in Applied Probability</w:t>
      </w:r>
      <w:r>
        <w:t>. 2021;23:695–709. https://doi.org/10.1007/s11009-020-09776-z</w:t>
      </w:r>
    </w:p>
    <w:p w14:paraId="4B775FF1" w14:textId="77777777" w:rsidR="001F0CC3" w:rsidRDefault="003C32D0">
      <w:pPr>
        <w:numPr>
          <w:ilvl w:val="0"/>
          <w:numId w:val="18"/>
        </w:numPr>
      </w:pPr>
      <w:r>
        <w:lastRenderedPageBreak/>
        <w:t xml:space="preserve">Anisimov VV, Fedorov VV. Modelling, prediction and adaptive adjustment of recruitment in multicentre trials. </w:t>
      </w:r>
      <w:r>
        <w:rPr>
          <w:i/>
          <w:iCs/>
        </w:rPr>
        <w:t>Statistics in Medicine</w:t>
      </w:r>
      <w:r>
        <w:t>. 2007;26(27):4958–4975.</w:t>
      </w:r>
    </w:p>
    <w:p w14:paraId="4B775FF2" w14:textId="77777777" w:rsidR="001F0CC3" w:rsidRDefault="003C32D0">
      <w:pPr>
        <w:numPr>
          <w:ilvl w:val="0"/>
          <w:numId w:val="18"/>
        </w:numPr>
      </w:pPr>
      <w:r>
        <w:t>Anisimov VV, Fedorov VV, Heiberger R, Saha S, Kothapalli M. Drug Supply Modeling Software: User Manual. GSK DDS Technical Report 2010-01. GlaxoSmithKline Pharmaceuticals; 2010.</w:t>
      </w:r>
    </w:p>
    <w:p w14:paraId="4B775FF3" w14:textId="77777777" w:rsidR="001F0CC3" w:rsidRDefault="003C32D0">
      <w:pPr>
        <w:numPr>
          <w:ilvl w:val="0"/>
          <w:numId w:val="18"/>
        </w:numPr>
      </w:pPr>
      <w:r>
        <w:t xml:space="preserve">Peterson M, Byrom B, Dowlman N, McEntegart D. Optimizing clinical trial supply requirements: simulation of computer-controlled supply chain management. </w:t>
      </w:r>
      <w:r>
        <w:rPr>
          <w:i/>
          <w:iCs/>
        </w:rPr>
        <w:t>Clinical Trials</w:t>
      </w:r>
      <w:r>
        <w:t>. 2004;1(4):399–412.</w:t>
      </w:r>
    </w:p>
    <w:p w14:paraId="4B775FF4" w14:textId="77777777" w:rsidR="001F0CC3" w:rsidRDefault="00332405">
      <w:r>
        <w:pict w14:anchorId="4B7760A6">
          <v:rect id="_x0000_i1032" style="width:0;height:1.5pt" o:hralign="center" o:hrstd="t" o:hr="t"/>
        </w:pict>
      </w:r>
    </w:p>
    <w:p w14:paraId="4B775FF5" w14:textId="77777777" w:rsidR="001F0CC3" w:rsidRDefault="003C32D0">
      <w:pPr>
        <w:pStyle w:val="2"/>
      </w:pPr>
      <w:bookmarkStart w:id="178" w:name="_Toc242094589"/>
      <w:bookmarkStart w:id="179" w:name="X9dc1c305f643b23cfeebf85e8957486af8f542e"/>
      <w:bookmarkEnd w:id="176"/>
      <w:r>
        <w:t>Appendix A: Example Trial Design and Simulation Parameters</w:t>
      </w:r>
      <w:bookmarkEnd w:id="178"/>
    </w:p>
    <w:p w14:paraId="4B775FF6" w14:textId="77777777" w:rsidR="001F0CC3" w:rsidRDefault="003C32D0">
      <w:pPr>
        <w:pStyle w:val="FirstParagraph"/>
      </w:pPr>
      <w:r>
        <w:t>The following tables describe the hypothetical trial design used throughout this paper. The design reflects a common Phase 3 pattern — a weight-based dose-finding study with a global site network — and is intended to be realistic and representative. It does not describe any specific approved or ongoing study. Teams applying the simulation framework to their own study should replace these parameters with their own protocol and supply specification values.</w:t>
      </w:r>
    </w:p>
    <w:p w14:paraId="4B775FF7" w14:textId="77777777" w:rsidR="001F0CC3" w:rsidRDefault="003C32D0">
      <w:pPr>
        <w:pStyle w:val="3"/>
      </w:pPr>
      <w:bookmarkStart w:id="180" w:name="a.1-trial-overview"/>
      <w:r>
        <w:t>A.1 Trial Overview</w:t>
      </w:r>
    </w:p>
    <w:tbl>
      <w:tblPr>
        <w:tblStyle w:val="Table"/>
        <w:tblW w:w="5000" w:type="pct"/>
        <w:tblLayout w:type="fixed"/>
        <w:tblLook w:val="0020" w:firstRow="1" w:lastRow="0" w:firstColumn="0" w:lastColumn="0" w:noHBand="0" w:noVBand="0"/>
      </w:tblPr>
      <w:tblGrid>
        <w:gridCol w:w="4788"/>
        <w:gridCol w:w="4788"/>
      </w:tblGrid>
      <w:tr w:rsidR="001F0CC3" w14:paraId="4B775FFA"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775FF8" w14:textId="77777777" w:rsidR="001F0CC3" w:rsidRDefault="003C32D0">
            <w:pPr>
              <w:pStyle w:val="Compact"/>
            </w:pPr>
            <w:r>
              <w:t>Parameter</w:t>
            </w:r>
          </w:p>
        </w:tc>
        <w:tc>
          <w:tcPr>
            <w:tcW w:w="3960" w:type="dxa"/>
          </w:tcPr>
          <w:p w14:paraId="4B775FF9" w14:textId="77777777" w:rsidR="001F0CC3" w:rsidRDefault="003C32D0">
            <w:pPr>
              <w:pStyle w:val="Compact"/>
            </w:pPr>
            <w:r>
              <w:t>Value</w:t>
            </w:r>
          </w:p>
        </w:tc>
      </w:tr>
      <w:tr w:rsidR="001F0CC3" w14:paraId="4B775FFD" w14:textId="77777777">
        <w:tc>
          <w:tcPr>
            <w:tcW w:w="3960" w:type="dxa"/>
          </w:tcPr>
          <w:p w14:paraId="4B775FFB" w14:textId="77777777" w:rsidR="001F0CC3" w:rsidRDefault="003C32D0">
            <w:pPr>
              <w:pStyle w:val="Compact"/>
            </w:pPr>
            <w:r>
              <w:t>Trial type</w:t>
            </w:r>
          </w:p>
        </w:tc>
        <w:tc>
          <w:tcPr>
            <w:tcW w:w="3960" w:type="dxa"/>
          </w:tcPr>
          <w:p w14:paraId="4B775FFC" w14:textId="77777777" w:rsidR="001F0CC3" w:rsidRDefault="003C32D0">
            <w:pPr>
              <w:pStyle w:val="Compact"/>
            </w:pPr>
            <w:r>
              <w:t>Randomized, double-blind, placebo-controlled, parallel-group</w:t>
            </w:r>
          </w:p>
        </w:tc>
      </w:tr>
      <w:tr w:rsidR="001F0CC3" w14:paraId="4B776000" w14:textId="77777777">
        <w:tc>
          <w:tcPr>
            <w:tcW w:w="3960" w:type="dxa"/>
          </w:tcPr>
          <w:p w14:paraId="4B775FFE" w14:textId="77777777" w:rsidR="001F0CC3" w:rsidRDefault="003C32D0">
            <w:pPr>
              <w:pStyle w:val="Compact"/>
            </w:pPr>
            <w:r>
              <w:t>Treatment arms</w:t>
            </w:r>
          </w:p>
        </w:tc>
        <w:tc>
          <w:tcPr>
            <w:tcW w:w="3960" w:type="dxa"/>
          </w:tcPr>
          <w:p w14:paraId="4B775FFF" w14:textId="77777777" w:rsidR="001F0CC3" w:rsidRDefault="003C32D0">
            <w:pPr>
              <w:pStyle w:val="Compact"/>
            </w:pPr>
            <w:r>
              <w:t>2 (Arms A and B; 1:1 ratio)</w:t>
            </w:r>
          </w:p>
        </w:tc>
      </w:tr>
      <w:tr w:rsidR="001F0CC3" w14:paraId="4B776003" w14:textId="77777777">
        <w:tc>
          <w:tcPr>
            <w:tcW w:w="3960" w:type="dxa"/>
          </w:tcPr>
          <w:p w14:paraId="4B776001" w14:textId="77777777" w:rsidR="001F0CC3" w:rsidRDefault="003C32D0">
            <w:pPr>
              <w:pStyle w:val="Compact"/>
            </w:pPr>
            <w:r>
              <w:t>Total patients</w:t>
            </w:r>
          </w:p>
        </w:tc>
        <w:tc>
          <w:tcPr>
            <w:tcW w:w="3960" w:type="dxa"/>
          </w:tcPr>
          <w:p w14:paraId="4B776002" w14:textId="77777777" w:rsidR="001F0CC3" w:rsidRDefault="003C32D0">
            <w:pPr>
              <w:pStyle w:val="Compact"/>
            </w:pPr>
            <w:r>
              <w:t>250</w:t>
            </w:r>
          </w:p>
        </w:tc>
      </w:tr>
      <w:tr w:rsidR="001F0CC3" w14:paraId="4B776006" w14:textId="77777777">
        <w:tc>
          <w:tcPr>
            <w:tcW w:w="3960" w:type="dxa"/>
          </w:tcPr>
          <w:p w14:paraId="4B776004" w14:textId="77777777" w:rsidR="001F0CC3" w:rsidRDefault="003C32D0">
            <w:pPr>
              <w:pStyle w:val="Compact"/>
            </w:pPr>
            <w:r>
              <w:t>EU patients</w:t>
            </w:r>
          </w:p>
        </w:tc>
        <w:tc>
          <w:tcPr>
            <w:tcW w:w="3960" w:type="dxa"/>
          </w:tcPr>
          <w:p w14:paraId="4B776005" w14:textId="77777777" w:rsidR="001F0CC3" w:rsidRDefault="003C32D0">
            <w:pPr>
              <w:pStyle w:val="Compact"/>
            </w:pPr>
            <w:r>
              <w:t>100</w:t>
            </w:r>
          </w:p>
        </w:tc>
      </w:tr>
      <w:tr w:rsidR="001F0CC3" w14:paraId="4B776009" w14:textId="77777777">
        <w:tc>
          <w:tcPr>
            <w:tcW w:w="3960" w:type="dxa"/>
          </w:tcPr>
          <w:p w14:paraId="4B776007" w14:textId="77777777" w:rsidR="001F0CC3" w:rsidRDefault="003C32D0">
            <w:pPr>
              <w:pStyle w:val="Compact"/>
            </w:pPr>
            <w:r>
              <w:t>China patients</w:t>
            </w:r>
          </w:p>
        </w:tc>
        <w:tc>
          <w:tcPr>
            <w:tcW w:w="3960" w:type="dxa"/>
          </w:tcPr>
          <w:p w14:paraId="4B776008" w14:textId="77777777" w:rsidR="001F0CC3" w:rsidRDefault="003C32D0">
            <w:pPr>
              <w:pStyle w:val="Compact"/>
            </w:pPr>
            <w:r>
              <w:t>150</w:t>
            </w:r>
          </w:p>
        </w:tc>
      </w:tr>
      <w:tr w:rsidR="001F0CC3" w14:paraId="4B77600C" w14:textId="77777777">
        <w:tc>
          <w:tcPr>
            <w:tcW w:w="3960" w:type="dxa"/>
          </w:tcPr>
          <w:p w14:paraId="4B77600A" w14:textId="77777777" w:rsidR="001F0CC3" w:rsidRDefault="003C32D0">
            <w:pPr>
              <w:pStyle w:val="Compact"/>
            </w:pPr>
            <w:r>
              <w:t>Total sites</w:t>
            </w:r>
          </w:p>
        </w:tc>
        <w:tc>
          <w:tcPr>
            <w:tcW w:w="3960" w:type="dxa"/>
          </w:tcPr>
          <w:p w14:paraId="4B77600B" w14:textId="77777777" w:rsidR="001F0CC3" w:rsidRDefault="003C32D0">
            <w:pPr>
              <w:pStyle w:val="Compact"/>
            </w:pPr>
            <w:r>
              <w:t>23 (13 EU, 10 China)</w:t>
            </w:r>
          </w:p>
        </w:tc>
      </w:tr>
      <w:tr w:rsidR="001F0CC3" w14:paraId="4B77600F" w14:textId="77777777">
        <w:tc>
          <w:tcPr>
            <w:tcW w:w="3960" w:type="dxa"/>
          </w:tcPr>
          <w:p w14:paraId="4B77600D" w14:textId="77777777" w:rsidR="001F0CC3" w:rsidRDefault="003C32D0">
            <w:pPr>
              <w:pStyle w:val="Compact"/>
            </w:pPr>
            <w:r>
              <w:t>Treatment duration</w:t>
            </w:r>
          </w:p>
        </w:tc>
        <w:tc>
          <w:tcPr>
            <w:tcW w:w="3960" w:type="dxa"/>
          </w:tcPr>
          <w:p w14:paraId="4B77600E" w14:textId="77777777" w:rsidR="001F0CC3" w:rsidRDefault="003C32D0">
            <w:pPr>
              <w:pStyle w:val="Compact"/>
            </w:pPr>
            <w:r>
              <w:t>52 weeks</w:t>
            </w:r>
          </w:p>
        </w:tc>
      </w:tr>
      <w:tr w:rsidR="001F0CC3" w14:paraId="4B776012" w14:textId="77777777">
        <w:tc>
          <w:tcPr>
            <w:tcW w:w="3960" w:type="dxa"/>
          </w:tcPr>
          <w:p w14:paraId="4B776010" w14:textId="77777777" w:rsidR="001F0CC3" w:rsidRDefault="003C32D0">
            <w:pPr>
              <w:pStyle w:val="Compact"/>
            </w:pPr>
            <w:r>
              <w:t>Recruitment duration</w:t>
            </w:r>
          </w:p>
        </w:tc>
        <w:tc>
          <w:tcPr>
            <w:tcW w:w="3960" w:type="dxa"/>
          </w:tcPr>
          <w:p w14:paraId="4B776011" w14:textId="77777777" w:rsidR="001F0CC3" w:rsidRDefault="003C32D0">
            <w:pPr>
              <w:pStyle w:val="Compact"/>
            </w:pPr>
            <w:r>
              <w:t>450 days (~15 months)</w:t>
            </w:r>
          </w:p>
        </w:tc>
      </w:tr>
      <w:tr w:rsidR="001F0CC3" w14:paraId="4B776015" w14:textId="77777777">
        <w:tc>
          <w:tcPr>
            <w:tcW w:w="3960" w:type="dxa"/>
          </w:tcPr>
          <w:p w14:paraId="4B776013" w14:textId="77777777" w:rsidR="001F0CC3" w:rsidRDefault="003C32D0">
            <w:pPr>
              <w:pStyle w:val="Compact"/>
            </w:pPr>
            <w:r>
              <w:t>Overall simulation horizon</w:t>
            </w:r>
          </w:p>
        </w:tc>
        <w:tc>
          <w:tcPr>
            <w:tcW w:w="3960" w:type="dxa"/>
          </w:tcPr>
          <w:p w14:paraId="4B776014" w14:textId="77777777" w:rsidR="001F0CC3" w:rsidRDefault="003C32D0">
            <w:pPr>
              <w:pStyle w:val="Compact"/>
            </w:pPr>
            <w:r>
              <w:t>~850 days</w:t>
            </w:r>
          </w:p>
        </w:tc>
      </w:tr>
    </w:tbl>
    <w:p w14:paraId="4B776016" w14:textId="77777777" w:rsidR="001F0CC3" w:rsidRDefault="003C32D0">
      <w:pPr>
        <w:pStyle w:val="3"/>
      </w:pPr>
      <w:bookmarkStart w:id="181" w:name="a.2-patient-recruitment"/>
      <w:bookmarkEnd w:id="180"/>
      <w:r>
        <w:t>A.2 Patient Recruitment</w:t>
      </w:r>
    </w:p>
    <w:tbl>
      <w:tblPr>
        <w:tblStyle w:val="Table"/>
        <w:tblW w:w="5000" w:type="pct"/>
        <w:tblLayout w:type="fixed"/>
        <w:tblLook w:val="0020" w:firstRow="1" w:lastRow="0" w:firstColumn="0" w:lastColumn="0" w:noHBand="0" w:noVBand="0"/>
      </w:tblPr>
      <w:tblGrid>
        <w:gridCol w:w="4788"/>
        <w:gridCol w:w="4788"/>
      </w:tblGrid>
      <w:tr w:rsidR="001F0CC3" w14:paraId="4B776019"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776017" w14:textId="77777777" w:rsidR="001F0CC3" w:rsidRDefault="003C32D0">
            <w:pPr>
              <w:pStyle w:val="Compact"/>
            </w:pPr>
            <w:r>
              <w:t>Parameter</w:t>
            </w:r>
          </w:p>
        </w:tc>
        <w:tc>
          <w:tcPr>
            <w:tcW w:w="3960" w:type="dxa"/>
          </w:tcPr>
          <w:p w14:paraId="4B776018" w14:textId="77777777" w:rsidR="001F0CC3" w:rsidRDefault="003C32D0">
            <w:pPr>
              <w:pStyle w:val="Compact"/>
            </w:pPr>
            <w:r>
              <w:t>Value</w:t>
            </w:r>
          </w:p>
        </w:tc>
      </w:tr>
      <w:tr w:rsidR="001F0CC3" w14:paraId="4B77601C" w14:textId="77777777">
        <w:tc>
          <w:tcPr>
            <w:tcW w:w="3960" w:type="dxa"/>
          </w:tcPr>
          <w:p w14:paraId="4B77601A" w14:textId="77777777" w:rsidR="001F0CC3" w:rsidRDefault="003C32D0">
            <w:pPr>
              <w:pStyle w:val="Compact"/>
            </w:pPr>
            <w:r>
              <w:t>Site enrollment tiers</w:t>
            </w:r>
          </w:p>
        </w:tc>
        <w:tc>
          <w:tcPr>
            <w:tcW w:w="3960" w:type="dxa"/>
          </w:tcPr>
          <w:p w14:paraId="4B77601B" w14:textId="77777777" w:rsidR="001F0CC3" w:rsidRDefault="003C32D0">
            <w:pPr>
              <w:pStyle w:val="Compact"/>
            </w:pPr>
            <w:r>
              <w:t>Low: 1/month; Medium: 2/month; High: 4/month (one-third of sites each)</w:t>
            </w:r>
          </w:p>
        </w:tc>
      </w:tr>
      <w:tr w:rsidR="001F0CC3" w14:paraId="4B77601F" w14:textId="77777777">
        <w:tc>
          <w:tcPr>
            <w:tcW w:w="3960" w:type="dxa"/>
          </w:tcPr>
          <w:p w14:paraId="4B77601D" w14:textId="77777777" w:rsidR="001F0CC3" w:rsidRDefault="003C32D0">
            <w:pPr>
              <w:pStyle w:val="Compact"/>
            </w:pPr>
            <w:r>
              <w:t>Screen failure rate</w:t>
            </w:r>
          </w:p>
        </w:tc>
        <w:tc>
          <w:tcPr>
            <w:tcW w:w="3960" w:type="dxa"/>
          </w:tcPr>
          <w:p w14:paraId="4B77601E" w14:textId="77777777" w:rsidR="001F0CC3" w:rsidRDefault="003C32D0">
            <w:pPr>
              <w:pStyle w:val="Compact"/>
            </w:pPr>
            <w:r>
              <w:t>35%</w:t>
            </w:r>
          </w:p>
        </w:tc>
      </w:tr>
      <w:tr w:rsidR="001F0CC3" w14:paraId="4B776022" w14:textId="77777777">
        <w:tc>
          <w:tcPr>
            <w:tcW w:w="3960" w:type="dxa"/>
          </w:tcPr>
          <w:p w14:paraId="4B776020" w14:textId="77777777" w:rsidR="001F0CC3" w:rsidRDefault="003C32D0">
            <w:pPr>
              <w:pStyle w:val="Compact"/>
            </w:pPr>
            <w:r>
              <w:t>Inactive sites (zero enrollment)</w:t>
            </w:r>
          </w:p>
        </w:tc>
        <w:tc>
          <w:tcPr>
            <w:tcW w:w="3960" w:type="dxa"/>
          </w:tcPr>
          <w:p w14:paraId="4B776021" w14:textId="77777777" w:rsidR="001F0CC3" w:rsidRDefault="003C32D0">
            <w:pPr>
              <w:pStyle w:val="Compact"/>
            </w:pPr>
            <w:r>
              <w:t>15% of sites</w:t>
            </w:r>
          </w:p>
        </w:tc>
      </w:tr>
      <w:tr w:rsidR="001F0CC3" w14:paraId="4B776025" w14:textId="77777777">
        <w:tc>
          <w:tcPr>
            <w:tcW w:w="3960" w:type="dxa"/>
          </w:tcPr>
          <w:p w14:paraId="4B776023" w14:textId="77777777" w:rsidR="001F0CC3" w:rsidRDefault="003C32D0">
            <w:pPr>
              <w:pStyle w:val="Compact"/>
            </w:pPr>
            <w:r>
              <w:lastRenderedPageBreak/>
              <w:t>Patient dropout</w:t>
            </w:r>
          </w:p>
        </w:tc>
        <w:tc>
          <w:tcPr>
            <w:tcW w:w="3960" w:type="dxa"/>
          </w:tcPr>
          <w:p w14:paraId="4B776024" w14:textId="77777777" w:rsidR="001F0CC3" w:rsidRDefault="003C32D0">
            <w:pPr>
              <w:pStyle w:val="Compact"/>
            </w:pPr>
            <w:r>
              <w:t>20% over 52-week treatment period</w:t>
            </w:r>
          </w:p>
        </w:tc>
      </w:tr>
      <w:tr w:rsidR="001F0CC3" w14:paraId="4B776028" w14:textId="77777777">
        <w:tc>
          <w:tcPr>
            <w:tcW w:w="3960" w:type="dxa"/>
          </w:tcPr>
          <w:p w14:paraId="4B776026" w14:textId="77777777" w:rsidR="001F0CC3" w:rsidRDefault="003C32D0">
            <w:pPr>
              <w:pStyle w:val="Compact"/>
            </w:pPr>
            <w:r>
              <w:t>Missing visit rate</w:t>
            </w:r>
          </w:p>
        </w:tc>
        <w:tc>
          <w:tcPr>
            <w:tcW w:w="3960" w:type="dxa"/>
          </w:tcPr>
          <w:p w14:paraId="4B776027" w14:textId="77777777" w:rsidR="001F0CC3" w:rsidRDefault="003C32D0">
            <w:pPr>
              <w:pStyle w:val="Compact"/>
            </w:pPr>
            <w:r>
              <w:t>10% per scheduled visit</w:t>
            </w:r>
          </w:p>
        </w:tc>
      </w:tr>
      <w:tr w:rsidR="001F0CC3" w14:paraId="4B77602B" w14:textId="77777777">
        <w:tc>
          <w:tcPr>
            <w:tcW w:w="3960" w:type="dxa"/>
          </w:tcPr>
          <w:p w14:paraId="4B776029" w14:textId="77777777" w:rsidR="001F0CC3" w:rsidRDefault="003C32D0">
            <w:pPr>
              <w:pStyle w:val="Compact"/>
            </w:pPr>
            <w:r>
              <w:t>Unscheduled visit rate</w:t>
            </w:r>
          </w:p>
        </w:tc>
        <w:tc>
          <w:tcPr>
            <w:tcW w:w="3960" w:type="dxa"/>
          </w:tcPr>
          <w:p w14:paraId="4B77602A" w14:textId="77777777" w:rsidR="001F0CC3" w:rsidRDefault="003C32D0">
            <w:pPr>
              <w:pStyle w:val="Compact"/>
            </w:pPr>
            <w:r>
              <w:t>10%</w:t>
            </w:r>
          </w:p>
        </w:tc>
      </w:tr>
    </w:tbl>
    <w:p w14:paraId="4B77602C" w14:textId="77777777" w:rsidR="001F0CC3" w:rsidRDefault="003C32D0">
      <w:pPr>
        <w:pStyle w:val="3"/>
      </w:pPr>
      <w:bookmarkStart w:id="182" w:name="a.3-stratification-and-randomization"/>
      <w:bookmarkEnd w:id="181"/>
      <w:r>
        <w:t>A.3 Stratification and Randomization</w:t>
      </w:r>
    </w:p>
    <w:tbl>
      <w:tblPr>
        <w:tblStyle w:val="Table"/>
        <w:tblW w:w="5000" w:type="pct"/>
        <w:tblLayout w:type="fixed"/>
        <w:tblLook w:val="0020" w:firstRow="1" w:lastRow="0" w:firstColumn="0" w:lastColumn="0" w:noHBand="0" w:noVBand="0"/>
      </w:tblPr>
      <w:tblGrid>
        <w:gridCol w:w="4788"/>
        <w:gridCol w:w="4788"/>
      </w:tblGrid>
      <w:tr w:rsidR="001F0CC3" w14:paraId="4B77602F"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77602D" w14:textId="77777777" w:rsidR="001F0CC3" w:rsidRDefault="003C32D0">
            <w:pPr>
              <w:pStyle w:val="Compact"/>
            </w:pPr>
            <w:r>
              <w:t>Parameter</w:t>
            </w:r>
          </w:p>
        </w:tc>
        <w:tc>
          <w:tcPr>
            <w:tcW w:w="3960" w:type="dxa"/>
          </w:tcPr>
          <w:p w14:paraId="4B77602E" w14:textId="77777777" w:rsidR="001F0CC3" w:rsidRDefault="003C32D0">
            <w:pPr>
              <w:pStyle w:val="Compact"/>
            </w:pPr>
            <w:r>
              <w:t>Value</w:t>
            </w:r>
          </w:p>
        </w:tc>
      </w:tr>
      <w:tr w:rsidR="001F0CC3" w14:paraId="4B776032" w14:textId="77777777">
        <w:tc>
          <w:tcPr>
            <w:tcW w:w="3960" w:type="dxa"/>
          </w:tcPr>
          <w:p w14:paraId="4B776030" w14:textId="77777777" w:rsidR="001F0CC3" w:rsidRDefault="003C32D0">
            <w:pPr>
              <w:pStyle w:val="Compact"/>
            </w:pPr>
            <w:r>
              <w:t>Stratification factors</w:t>
            </w:r>
          </w:p>
        </w:tc>
        <w:tc>
          <w:tcPr>
            <w:tcW w:w="3960" w:type="dxa"/>
          </w:tcPr>
          <w:p w14:paraId="4B776031" w14:textId="77777777" w:rsidR="001F0CC3" w:rsidRDefault="003C32D0">
            <w:pPr>
              <w:pStyle w:val="Compact"/>
            </w:pPr>
            <w:r>
              <w:t>Region (EU / China) × Body weight (&lt;90 kg / ≥90 kg)</w:t>
            </w:r>
          </w:p>
        </w:tc>
      </w:tr>
      <w:tr w:rsidR="001F0CC3" w14:paraId="4B776035" w14:textId="77777777">
        <w:tc>
          <w:tcPr>
            <w:tcW w:w="3960" w:type="dxa"/>
          </w:tcPr>
          <w:p w14:paraId="4B776033" w14:textId="77777777" w:rsidR="001F0CC3" w:rsidRDefault="003C32D0">
            <w:pPr>
              <w:pStyle w:val="Compact"/>
            </w:pPr>
            <w:r>
              <w:t>EU patients &lt;90 kg</w:t>
            </w:r>
          </w:p>
        </w:tc>
        <w:tc>
          <w:tcPr>
            <w:tcW w:w="3960" w:type="dxa"/>
          </w:tcPr>
          <w:p w14:paraId="4B776034" w14:textId="77777777" w:rsidR="001F0CC3" w:rsidRDefault="003C32D0">
            <w:pPr>
              <w:pStyle w:val="Compact"/>
            </w:pPr>
            <w:r>
              <w:t>70%</w:t>
            </w:r>
          </w:p>
        </w:tc>
      </w:tr>
      <w:tr w:rsidR="001F0CC3" w14:paraId="4B776038" w14:textId="77777777">
        <w:tc>
          <w:tcPr>
            <w:tcW w:w="3960" w:type="dxa"/>
          </w:tcPr>
          <w:p w14:paraId="4B776036" w14:textId="77777777" w:rsidR="001F0CC3" w:rsidRDefault="003C32D0">
            <w:pPr>
              <w:pStyle w:val="Compact"/>
            </w:pPr>
            <w:r>
              <w:t>China patients &lt;90 kg</w:t>
            </w:r>
          </w:p>
        </w:tc>
        <w:tc>
          <w:tcPr>
            <w:tcW w:w="3960" w:type="dxa"/>
          </w:tcPr>
          <w:p w14:paraId="4B776037" w14:textId="77777777" w:rsidR="001F0CC3" w:rsidRDefault="003C32D0">
            <w:pPr>
              <w:pStyle w:val="Compact"/>
            </w:pPr>
            <w:r>
              <w:t>80%</w:t>
            </w:r>
          </w:p>
        </w:tc>
      </w:tr>
      <w:tr w:rsidR="001F0CC3" w14:paraId="4B77603B" w14:textId="77777777">
        <w:tc>
          <w:tcPr>
            <w:tcW w:w="3960" w:type="dxa"/>
          </w:tcPr>
          <w:p w14:paraId="4B776039" w14:textId="77777777" w:rsidR="001F0CC3" w:rsidRDefault="003C32D0">
            <w:pPr>
              <w:pStyle w:val="Compact"/>
            </w:pPr>
            <w:r>
              <w:t>Randomization method</w:t>
            </w:r>
          </w:p>
        </w:tc>
        <w:tc>
          <w:tcPr>
            <w:tcW w:w="3960" w:type="dxa"/>
          </w:tcPr>
          <w:p w14:paraId="4B77603A" w14:textId="77777777" w:rsidR="001F0CC3" w:rsidRDefault="003C32D0">
            <w:pPr>
              <w:pStyle w:val="Compact"/>
            </w:pPr>
            <w:r>
              <w:t>Stratified block randomization; block sizes 4 or 6</w:t>
            </w:r>
          </w:p>
        </w:tc>
      </w:tr>
    </w:tbl>
    <w:p w14:paraId="4B77603C" w14:textId="77777777" w:rsidR="001F0CC3" w:rsidRDefault="003C32D0">
      <w:pPr>
        <w:pStyle w:val="3"/>
      </w:pPr>
      <w:bookmarkStart w:id="183" w:name="a.4-dosing-and-kit-configuration"/>
      <w:bookmarkEnd w:id="182"/>
      <w:r>
        <w:t>A.4 Dosing and Kit Configuration</w:t>
      </w:r>
    </w:p>
    <w:tbl>
      <w:tblPr>
        <w:tblStyle w:val="Table"/>
        <w:tblW w:w="0" w:type="auto"/>
        <w:tblLook w:val="0020" w:firstRow="1" w:lastRow="0" w:firstColumn="0" w:lastColumn="0" w:noHBand="0" w:noVBand="0"/>
      </w:tblPr>
      <w:tblGrid>
        <w:gridCol w:w="2766"/>
        <w:gridCol w:w="1469"/>
        <w:gridCol w:w="984"/>
        <w:gridCol w:w="1461"/>
      </w:tblGrid>
      <w:tr w:rsidR="001F0CC3" w14:paraId="4B776041"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0" w:type="auto"/>
          </w:tcPr>
          <w:p w14:paraId="4B77603D" w14:textId="77777777" w:rsidR="001F0CC3" w:rsidRDefault="003C32D0">
            <w:pPr>
              <w:pStyle w:val="Compact"/>
            </w:pPr>
            <w:r>
              <w:t>Treatment phase</w:t>
            </w:r>
          </w:p>
        </w:tc>
        <w:tc>
          <w:tcPr>
            <w:tcW w:w="0" w:type="auto"/>
          </w:tcPr>
          <w:p w14:paraId="4B77603E" w14:textId="77777777" w:rsidR="001F0CC3" w:rsidRDefault="003C32D0">
            <w:pPr>
              <w:pStyle w:val="Compact"/>
            </w:pPr>
            <w:r>
              <w:t>Body weight</w:t>
            </w:r>
          </w:p>
        </w:tc>
        <w:tc>
          <w:tcPr>
            <w:tcW w:w="0" w:type="auto"/>
          </w:tcPr>
          <w:p w14:paraId="4B77603F" w14:textId="77777777" w:rsidR="001F0CC3" w:rsidRDefault="003C32D0">
            <w:pPr>
              <w:pStyle w:val="Compact"/>
            </w:pPr>
            <w:r>
              <w:t>Kit type</w:t>
            </w:r>
          </w:p>
        </w:tc>
        <w:tc>
          <w:tcPr>
            <w:tcW w:w="0" w:type="auto"/>
          </w:tcPr>
          <w:p w14:paraId="4B776040" w14:textId="77777777" w:rsidR="001F0CC3" w:rsidRDefault="003C32D0">
            <w:pPr>
              <w:pStyle w:val="Compact"/>
              <w:jc w:val="right"/>
            </w:pPr>
            <w:r>
              <w:t>Kits per visit</w:t>
            </w:r>
          </w:p>
        </w:tc>
      </w:tr>
      <w:tr w:rsidR="001F0CC3" w14:paraId="4B776046" w14:textId="77777777">
        <w:tc>
          <w:tcPr>
            <w:tcW w:w="0" w:type="auto"/>
          </w:tcPr>
          <w:p w14:paraId="4B776042" w14:textId="77777777" w:rsidR="001F0CC3" w:rsidRDefault="003C32D0">
            <w:pPr>
              <w:pStyle w:val="Compact"/>
            </w:pPr>
            <w:r>
              <w:t>Weeks 1–13 (weekly)</w:t>
            </w:r>
          </w:p>
        </w:tc>
        <w:tc>
          <w:tcPr>
            <w:tcW w:w="0" w:type="auto"/>
          </w:tcPr>
          <w:p w14:paraId="4B776043" w14:textId="77777777" w:rsidR="001F0CC3" w:rsidRDefault="003C32D0">
            <w:pPr>
              <w:pStyle w:val="Compact"/>
            </w:pPr>
            <w:r>
              <w:t>&lt;90 kg</w:t>
            </w:r>
          </w:p>
        </w:tc>
        <w:tc>
          <w:tcPr>
            <w:tcW w:w="0" w:type="auto"/>
          </w:tcPr>
          <w:p w14:paraId="4B776044" w14:textId="77777777" w:rsidR="001F0CC3" w:rsidRDefault="003C32D0">
            <w:pPr>
              <w:pStyle w:val="Compact"/>
            </w:pPr>
            <w:r>
              <w:t>5 ml</w:t>
            </w:r>
          </w:p>
        </w:tc>
        <w:tc>
          <w:tcPr>
            <w:tcW w:w="0" w:type="auto"/>
          </w:tcPr>
          <w:p w14:paraId="4B776045" w14:textId="77777777" w:rsidR="001F0CC3" w:rsidRDefault="003C32D0">
            <w:pPr>
              <w:pStyle w:val="Compact"/>
              <w:jc w:val="right"/>
            </w:pPr>
            <w:r>
              <w:t>3</w:t>
            </w:r>
          </w:p>
        </w:tc>
      </w:tr>
      <w:tr w:rsidR="001F0CC3" w14:paraId="4B77604B" w14:textId="77777777">
        <w:tc>
          <w:tcPr>
            <w:tcW w:w="0" w:type="auto"/>
          </w:tcPr>
          <w:p w14:paraId="4B776047" w14:textId="77777777" w:rsidR="001F0CC3" w:rsidRDefault="003C32D0">
            <w:pPr>
              <w:pStyle w:val="Compact"/>
            </w:pPr>
            <w:r>
              <w:t>Weeks 1–13 (weekly)</w:t>
            </w:r>
          </w:p>
        </w:tc>
        <w:tc>
          <w:tcPr>
            <w:tcW w:w="0" w:type="auto"/>
          </w:tcPr>
          <w:p w14:paraId="4B776048" w14:textId="77777777" w:rsidR="001F0CC3" w:rsidRDefault="003C32D0">
            <w:pPr>
              <w:pStyle w:val="Compact"/>
            </w:pPr>
            <w:r>
              <w:t>≥90 kg</w:t>
            </w:r>
          </w:p>
        </w:tc>
        <w:tc>
          <w:tcPr>
            <w:tcW w:w="0" w:type="auto"/>
          </w:tcPr>
          <w:p w14:paraId="4B776049" w14:textId="77777777" w:rsidR="001F0CC3" w:rsidRDefault="003C32D0">
            <w:pPr>
              <w:pStyle w:val="Compact"/>
            </w:pPr>
            <w:r>
              <w:t>5 ml</w:t>
            </w:r>
          </w:p>
        </w:tc>
        <w:tc>
          <w:tcPr>
            <w:tcW w:w="0" w:type="auto"/>
          </w:tcPr>
          <w:p w14:paraId="4B77604A" w14:textId="77777777" w:rsidR="001F0CC3" w:rsidRDefault="003C32D0">
            <w:pPr>
              <w:pStyle w:val="Compact"/>
              <w:jc w:val="right"/>
            </w:pPr>
            <w:r>
              <w:t>5</w:t>
            </w:r>
          </w:p>
        </w:tc>
      </w:tr>
      <w:tr w:rsidR="001F0CC3" w14:paraId="4B776050" w14:textId="77777777">
        <w:tc>
          <w:tcPr>
            <w:tcW w:w="0" w:type="auto"/>
          </w:tcPr>
          <w:p w14:paraId="4B77604C" w14:textId="77777777" w:rsidR="001F0CC3" w:rsidRDefault="003C32D0">
            <w:pPr>
              <w:pStyle w:val="Compact"/>
            </w:pPr>
            <w:r>
              <w:t>Weeks 14–52 (bi-weekly)</w:t>
            </w:r>
          </w:p>
        </w:tc>
        <w:tc>
          <w:tcPr>
            <w:tcW w:w="0" w:type="auto"/>
          </w:tcPr>
          <w:p w14:paraId="4B77604D" w14:textId="77777777" w:rsidR="001F0CC3" w:rsidRDefault="003C32D0">
            <w:pPr>
              <w:pStyle w:val="Compact"/>
            </w:pPr>
            <w:r>
              <w:t>&lt;90 kg</w:t>
            </w:r>
          </w:p>
        </w:tc>
        <w:tc>
          <w:tcPr>
            <w:tcW w:w="0" w:type="auto"/>
          </w:tcPr>
          <w:p w14:paraId="4B77604E" w14:textId="77777777" w:rsidR="001F0CC3" w:rsidRDefault="003C32D0">
            <w:pPr>
              <w:pStyle w:val="Compact"/>
            </w:pPr>
            <w:r>
              <w:t>2.5 ml</w:t>
            </w:r>
          </w:p>
        </w:tc>
        <w:tc>
          <w:tcPr>
            <w:tcW w:w="0" w:type="auto"/>
          </w:tcPr>
          <w:p w14:paraId="4B77604F" w14:textId="77777777" w:rsidR="001F0CC3" w:rsidRDefault="003C32D0">
            <w:pPr>
              <w:pStyle w:val="Compact"/>
              <w:jc w:val="right"/>
            </w:pPr>
            <w:r>
              <w:t>1</w:t>
            </w:r>
          </w:p>
        </w:tc>
      </w:tr>
      <w:tr w:rsidR="001F0CC3" w14:paraId="4B776055" w14:textId="77777777">
        <w:tc>
          <w:tcPr>
            <w:tcW w:w="0" w:type="auto"/>
          </w:tcPr>
          <w:p w14:paraId="4B776051" w14:textId="77777777" w:rsidR="001F0CC3" w:rsidRDefault="003C32D0">
            <w:pPr>
              <w:pStyle w:val="Compact"/>
            </w:pPr>
            <w:r>
              <w:t>Weeks 14–52 (bi-weekly)</w:t>
            </w:r>
          </w:p>
        </w:tc>
        <w:tc>
          <w:tcPr>
            <w:tcW w:w="0" w:type="auto"/>
          </w:tcPr>
          <w:p w14:paraId="4B776052" w14:textId="77777777" w:rsidR="001F0CC3" w:rsidRDefault="003C32D0">
            <w:pPr>
              <w:pStyle w:val="Compact"/>
            </w:pPr>
            <w:r>
              <w:t>≥90 kg</w:t>
            </w:r>
          </w:p>
        </w:tc>
        <w:tc>
          <w:tcPr>
            <w:tcW w:w="0" w:type="auto"/>
          </w:tcPr>
          <w:p w14:paraId="4B776053" w14:textId="77777777" w:rsidR="001F0CC3" w:rsidRDefault="003C32D0">
            <w:pPr>
              <w:pStyle w:val="Compact"/>
            </w:pPr>
            <w:r>
              <w:t>7.5 ml</w:t>
            </w:r>
          </w:p>
        </w:tc>
        <w:tc>
          <w:tcPr>
            <w:tcW w:w="0" w:type="auto"/>
          </w:tcPr>
          <w:p w14:paraId="4B776054" w14:textId="77777777" w:rsidR="001F0CC3" w:rsidRDefault="003C32D0">
            <w:pPr>
              <w:pStyle w:val="Compact"/>
              <w:jc w:val="right"/>
            </w:pPr>
            <w:r>
              <w:t>1</w:t>
            </w:r>
          </w:p>
        </w:tc>
      </w:tr>
    </w:tbl>
    <w:p w14:paraId="4B776056" w14:textId="77777777" w:rsidR="001F0CC3" w:rsidRDefault="003C32D0">
      <w:pPr>
        <w:pStyle w:val="3"/>
      </w:pPr>
      <w:bookmarkStart w:id="184" w:name="a.5-drug-shelf-life-and-dispensing-rules"/>
      <w:bookmarkEnd w:id="183"/>
      <w:r>
        <w:t>A.5 Drug Shelf Life and Dispensing Rules</w:t>
      </w:r>
    </w:p>
    <w:tbl>
      <w:tblPr>
        <w:tblStyle w:val="Table"/>
        <w:tblW w:w="5000" w:type="pct"/>
        <w:tblLayout w:type="fixed"/>
        <w:tblLook w:val="0020" w:firstRow="1" w:lastRow="0" w:firstColumn="0" w:lastColumn="0" w:noHBand="0" w:noVBand="0"/>
      </w:tblPr>
      <w:tblGrid>
        <w:gridCol w:w="4788"/>
        <w:gridCol w:w="4788"/>
      </w:tblGrid>
      <w:tr w:rsidR="001F0CC3" w14:paraId="4B776059"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776057" w14:textId="77777777" w:rsidR="001F0CC3" w:rsidRDefault="003C32D0">
            <w:pPr>
              <w:pStyle w:val="Compact"/>
            </w:pPr>
            <w:r>
              <w:t>Parameter</w:t>
            </w:r>
          </w:p>
        </w:tc>
        <w:tc>
          <w:tcPr>
            <w:tcW w:w="3960" w:type="dxa"/>
          </w:tcPr>
          <w:p w14:paraId="4B776058" w14:textId="77777777" w:rsidR="001F0CC3" w:rsidRDefault="003C32D0">
            <w:pPr>
              <w:pStyle w:val="Compact"/>
            </w:pPr>
            <w:r>
              <w:t>Value</w:t>
            </w:r>
          </w:p>
        </w:tc>
      </w:tr>
      <w:tr w:rsidR="001F0CC3" w14:paraId="4B77605C" w14:textId="77777777">
        <w:tc>
          <w:tcPr>
            <w:tcW w:w="3960" w:type="dxa"/>
          </w:tcPr>
          <w:p w14:paraId="4B77605A" w14:textId="77777777" w:rsidR="001F0CC3" w:rsidRDefault="003C32D0">
            <w:pPr>
              <w:pStyle w:val="Compact"/>
            </w:pPr>
            <w:r>
              <w:t>Kit shelf life</w:t>
            </w:r>
          </w:p>
        </w:tc>
        <w:tc>
          <w:tcPr>
            <w:tcW w:w="3960" w:type="dxa"/>
          </w:tcPr>
          <w:p w14:paraId="4B77605B" w14:textId="77777777" w:rsidR="001F0CC3" w:rsidRDefault="003C32D0">
            <w:pPr>
              <w:pStyle w:val="Compact"/>
            </w:pPr>
            <w:r>
              <w:t>720 days (24 months)</w:t>
            </w:r>
          </w:p>
        </w:tc>
      </w:tr>
      <w:tr w:rsidR="001F0CC3" w14:paraId="4B77605F" w14:textId="77777777">
        <w:tc>
          <w:tcPr>
            <w:tcW w:w="3960" w:type="dxa"/>
          </w:tcPr>
          <w:p w14:paraId="4B77605D" w14:textId="77777777" w:rsidR="001F0CC3" w:rsidRDefault="003C32D0">
            <w:pPr>
              <w:pStyle w:val="Compact"/>
            </w:pPr>
            <w:r>
              <w:t>Do Not Dispense (DND) window</w:t>
            </w:r>
          </w:p>
        </w:tc>
        <w:tc>
          <w:tcPr>
            <w:tcW w:w="3960" w:type="dxa"/>
          </w:tcPr>
          <w:p w14:paraId="4B77605E" w14:textId="77777777" w:rsidR="001F0CC3" w:rsidRDefault="003C32D0">
            <w:pPr>
              <w:pStyle w:val="Compact"/>
            </w:pPr>
            <w:r>
              <w:t>13 days (sponsor-defined quality threshold)</w:t>
            </w:r>
          </w:p>
        </w:tc>
      </w:tr>
      <w:tr w:rsidR="001F0CC3" w14:paraId="4B776062" w14:textId="77777777">
        <w:tc>
          <w:tcPr>
            <w:tcW w:w="3960" w:type="dxa"/>
          </w:tcPr>
          <w:p w14:paraId="4B776060" w14:textId="77777777" w:rsidR="001F0CC3" w:rsidRDefault="003C32D0">
            <w:pPr>
              <w:pStyle w:val="Compact"/>
            </w:pPr>
            <w:r>
              <w:t>Minimum remaining shelf life at EU depot receipt</w:t>
            </w:r>
          </w:p>
        </w:tc>
        <w:tc>
          <w:tcPr>
            <w:tcW w:w="3960" w:type="dxa"/>
          </w:tcPr>
          <w:p w14:paraId="4B776061" w14:textId="77777777" w:rsidR="001F0CC3" w:rsidRDefault="003C32D0">
            <w:pPr>
              <w:pStyle w:val="Compact"/>
            </w:pPr>
            <w:r>
              <w:t>195 days (6.5 months)</w:t>
            </w:r>
          </w:p>
        </w:tc>
      </w:tr>
      <w:tr w:rsidR="001F0CC3" w14:paraId="4B776065" w14:textId="77777777">
        <w:tc>
          <w:tcPr>
            <w:tcW w:w="3960" w:type="dxa"/>
          </w:tcPr>
          <w:p w14:paraId="4B776063" w14:textId="77777777" w:rsidR="001F0CC3" w:rsidRDefault="003C32D0">
            <w:pPr>
              <w:pStyle w:val="Compact"/>
            </w:pPr>
            <w:r>
              <w:t>Minimum remaining shelf life at China depot receipt</w:t>
            </w:r>
          </w:p>
        </w:tc>
        <w:tc>
          <w:tcPr>
            <w:tcW w:w="3960" w:type="dxa"/>
          </w:tcPr>
          <w:p w14:paraId="4B776064" w14:textId="77777777" w:rsidR="001F0CC3" w:rsidRDefault="003C32D0">
            <w:pPr>
              <w:pStyle w:val="Compact"/>
            </w:pPr>
            <w:r>
              <w:t>270 days (9 months)</w:t>
            </w:r>
          </w:p>
        </w:tc>
      </w:tr>
      <w:tr w:rsidR="001F0CC3" w14:paraId="4B776068" w14:textId="77777777">
        <w:tc>
          <w:tcPr>
            <w:tcW w:w="3960" w:type="dxa"/>
          </w:tcPr>
          <w:p w14:paraId="4B776066" w14:textId="77777777" w:rsidR="001F0CC3" w:rsidRDefault="003C32D0">
            <w:pPr>
              <w:pStyle w:val="Compact"/>
            </w:pPr>
            <w:r>
              <w:t>Minimum remaining shelf life at site receipt</w:t>
            </w:r>
          </w:p>
        </w:tc>
        <w:tc>
          <w:tcPr>
            <w:tcW w:w="3960" w:type="dxa"/>
          </w:tcPr>
          <w:p w14:paraId="4B776067" w14:textId="77777777" w:rsidR="001F0CC3" w:rsidRDefault="003C32D0">
            <w:pPr>
              <w:pStyle w:val="Compact"/>
            </w:pPr>
            <w:r>
              <w:t>180 days (6 months)</w:t>
            </w:r>
          </w:p>
        </w:tc>
      </w:tr>
      <w:tr w:rsidR="001F0CC3" w14:paraId="4B77606B" w14:textId="77777777">
        <w:tc>
          <w:tcPr>
            <w:tcW w:w="3960" w:type="dxa"/>
          </w:tcPr>
          <w:p w14:paraId="4B776069" w14:textId="77777777" w:rsidR="001F0CC3" w:rsidRDefault="003C32D0">
            <w:pPr>
              <w:pStyle w:val="Compact"/>
            </w:pPr>
            <w:r>
              <w:t>Dispensing rule</w:t>
            </w:r>
          </w:p>
        </w:tc>
        <w:tc>
          <w:tcPr>
            <w:tcW w:w="3960" w:type="dxa"/>
          </w:tcPr>
          <w:p w14:paraId="4B77606A" w14:textId="77777777" w:rsidR="001F0CC3" w:rsidRDefault="003C32D0">
            <w:pPr>
              <w:pStyle w:val="Compact"/>
            </w:pPr>
            <w:r>
              <w:t>First Expired, First Out (FEFO)</w:t>
            </w:r>
          </w:p>
        </w:tc>
      </w:tr>
    </w:tbl>
    <w:p w14:paraId="4B77606C" w14:textId="77777777" w:rsidR="001F0CC3" w:rsidRDefault="003C32D0">
      <w:pPr>
        <w:pStyle w:val="3"/>
      </w:pPr>
      <w:bookmarkStart w:id="185" w:name="a.6-lead-times"/>
      <w:bookmarkEnd w:id="184"/>
      <w:r>
        <w:t>A.6 Lead Times</w:t>
      </w:r>
    </w:p>
    <w:tbl>
      <w:tblPr>
        <w:tblStyle w:val="Table"/>
        <w:tblW w:w="0" w:type="auto"/>
        <w:tblLook w:val="0020" w:firstRow="1" w:lastRow="0" w:firstColumn="0" w:lastColumn="0" w:noHBand="0" w:noVBand="0"/>
      </w:tblPr>
      <w:tblGrid>
        <w:gridCol w:w="4454"/>
        <w:gridCol w:w="1240"/>
      </w:tblGrid>
      <w:tr w:rsidR="001F0CC3" w14:paraId="4B77606F"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0" w:type="auto"/>
          </w:tcPr>
          <w:p w14:paraId="4B77606D" w14:textId="77777777" w:rsidR="001F0CC3" w:rsidRDefault="003C32D0">
            <w:pPr>
              <w:pStyle w:val="Compact"/>
            </w:pPr>
            <w:r>
              <w:t>Shipment leg</w:t>
            </w:r>
          </w:p>
        </w:tc>
        <w:tc>
          <w:tcPr>
            <w:tcW w:w="0" w:type="auto"/>
          </w:tcPr>
          <w:p w14:paraId="4B77606E" w14:textId="77777777" w:rsidR="001F0CC3" w:rsidRDefault="003C32D0">
            <w:pPr>
              <w:pStyle w:val="Compact"/>
              <w:jc w:val="right"/>
            </w:pPr>
            <w:r>
              <w:t>Lead time</w:t>
            </w:r>
          </w:p>
        </w:tc>
      </w:tr>
      <w:tr w:rsidR="001F0CC3" w14:paraId="4B776072" w14:textId="77777777">
        <w:tc>
          <w:tcPr>
            <w:tcW w:w="0" w:type="auto"/>
          </w:tcPr>
          <w:p w14:paraId="4B776070" w14:textId="77777777" w:rsidR="001F0CC3" w:rsidRDefault="003C32D0">
            <w:pPr>
              <w:pStyle w:val="Compact"/>
            </w:pPr>
            <w:r>
              <w:t>Manufacturer → EU central depot</w:t>
            </w:r>
          </w:p>
        </w:tc>
        <w:tc>
          <w:tcPr>
            <w:tcW w:w="0" w:type="auto"/>
          </w:tcPr>
          <w:p w14:paraId="4B776071" w14:textId="77777777" w:rsidR="001F0CC3" w:rsidRDefault="003C32D0">
            <w:pPr>
              <w:pStyle w:val="Compact"/>
              <w:jc w:val="right"/>
            </w:pPr>
            <w:r>
              <w:t>7 days</w:t>
            </w:r>
          </w:p>
        </w:tc>
      </w:tr>
      <w:tr w:rsidR="001F0CC3" w14:paraId="4B776075" w14:textId="77777777">
        <w:tc>
          <w:tcPr>
            <w:tcW w:w="0" w:type="auto"/>
          </w:tcPr>
          <w:p w14:paraId="4B776073" w14:textId="77777777" w:rsidR="001F0CC3" w:rsidRDefault="003C32D0">
            <w:pPr>
              <w:pStyle w:val="Compact"/>
            </w:pPr>
            <w:r>
              <w:t>EU central depot → EU clinical site</w:t>
            </w:r>
          </w:p>
        </w:tc>
        <w:tc>
          <w:tcPr>
            <w:tcW w:w="0" w:type="auto"/>
          </w:tcPr>
          <w:p w14:paraId="4B776074" w14:textId="77777777" w:rsidR="001F0CC3" w:rsidRDefault="003C32D0">
            <w:pPr>
              <w:pStyle w:val="Compact"/>
              <w:jc w:val="right"/>
            </w:pPr>
            <w:r>
              <w:t>7 days</w:t>
            </w:r>
          </w:p>
        </w:tc>
      </w:tr>
      <w:tr w:rsidR="001F0CC3" w14:paraId="4B776078" w14:textId="77777777">
        <w:tc>
          <w:tcPr>
            <w:tcW w:w="0" w:type="auto"/>
          </w:tcPr>
          <w:p w14:paraId="4B776076" w14:textId="77777777" w:rsidR="001F0CC3" w:rsidRDefault="003C32D0">
            <w:pPr>
              <w:pStyle w:val="Compact"/>
            </w:pPr>
            <w:r>
              <w:t>EU central depot → China regional depot</w:t>
            </w:r>
          </w:p>
        </w:tc>
        <w:tc>
          <w:tcPr>
            <w:tcW w:w="0" w:type="auto"/>
          </w:tcPr>
          <w:p w14:paraId="4B776077" w14:textId="77777777" w:rsidR="001F0CC3" w:rsidRDefault="003C32D0">
            <w:pPr>
              <w:pStyle w:val="Compact"/>
              <w:jc w:val="right"/>
            </w:pPr>
            <w:r>
              <w:t>60 days</w:t>
            </w:r>
          </w:p>
        </w:tc>
      </w:tr>
      <w:tr w:rsidR="001F0CC3" w14:paraId="4B77607B" w14:textId="77777777">
        <w:tc>
          <w:tcPr>
            <w:tcW w:w="0" w:type="auto"/>
          </w:tcPr>
          <w:p w14:paraId="4B776079" w14:textId="77777777" w:rsidR="001F0CC3" w:rsidRDefault="003C32D0">
            <w:pPr>
              <w:pStyle w:val="Compact"/>
            </w:pPr>
            <w:r>
              <w:lastRenderedPageBreak/>
              <w:t>China regional depot → China clinical site</w:t>
            </w:r>
          </w:p>
        </w:tc>
        <w:tc>
          <w:tcPr>
            <w:tcW w:w="0" w:type="auto"/>
          </w:tcPr>
          <w:p w14:paraId="4B77607A" w14:textId="77777777" w:rsidR="001F0CC3" w:rsidRDefault="003C32D0">
            <w:pPr>
              <w:pStyle w:val="Compact"/>
              <w:jc w:val="right"/>
            </w:pPr>
            <w:r>
              <w:t>7 days</w:t>
            </w:r>
          </w:p>
        </w:tc>
      </w:tr>
    </w:tbl>
    <w:p w14:paraId="4B77607C" w14:textId="77777777" w:rsidR="001F0CC3" w:rsidRDefault="003C32D0">
      <w:pPr>
        <w:pStyle w:val="3"/>
      </w:pPr>
      <w:bookmarkStart w:id="186" w:name="a.7-inventory-and-replenishment-settings"/>
      <w:bookmarkEnd w:id="185"/>
      <w:r>
        <w:t>A.7 Inventory and Replenishment Settings</w:t>
      </w:r>
    </w:p>
    <w:tbl>
      <w:tblPr>
        <w:tblStyle w:val="Table"/>
        <w:tblW w:w="5000" w:type="pct"/>
        <w:tblLayout w:type="fixed"/>
        <w:tblLook w:val="0020" w:firstRow="1" w:lastRow="0" w:firstColumn="0" w:lastColumn="0" w:noHBand="0" w:noVBand="0"/>
      </w:tblPr>
      <w:tblGrid>
        <w:gridCol w:w="4788"/>
        <w:gridCol w:w="4788"/>
      </w:tblGrid>
      <w:tr w:rsidR="001F0CC3" w14:paraId="4B77607F"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77607D" w14:textId="77777777" w:rsidR="001F0CC3" w:rsidRDefault="003C32D0">
            <w:pPr>
              <w:pStyle w:val="Compact"/>
            </w:pPr>
            <w:r>
              <w:t>Parameter</w:t>
            </w:r>
          </w:p>
        </w:tc>
        <w:tc>
          <w:tcPr>
            <w:tcW w:w="3960" w:type="dxa"/>
          </w:tcPr>
          <w:p w14:paraId="4B77607E" w14:textId="77777777" w:rsidR="001F0CC3" w:rsidRDefault="003C32D0">
            <w:pPr>
              <w:pStyle w:val="Compact"/>
            </w:pPr>
            <w:r>
              <w:t>Value</w:t>
            </w:r>
          </w:p>
        </w:tc>
      </w:tr>
      <w:tr w:rsidR="001F0CC3" w14:paraId="4B776082" w14:textId="77777777">
        <w:tc>
          <w:tcPr>
            <w:tcW w:w="3960" w:type="dxa"/>
          </w:tcPr>
          <w:p w14:paraId="4B776080" w14:textId="77777777" w:rsidR="001F0CC3" w:rsidRDefault="003C32D0">
            <w:pPr>
              <w:pStyle w:val="Compact"/>
            </w:pPr>
            <w:r>
              <w:t>Site minimum stock threshold (per kit type × arm)</w:t>
            </w:r>
          </w:p>
        </w:tc>
        <w:tc>
          <w:tcPr>
            <w:tcW w:w="3960" w:type="dxa"/>
          </w:tcPr>
          <w:p w14:paraId="4B776081" w14:textId="77777777" w:rsidR="001F0CC3" w:rsidRDefault="003C32D0">
            <w:pPr>
              <w:pStyle w:val="Compact"/>
            </w:pPr>
            <w:r>
              <w:t>20 kits</w:t>
            </w:r>
          </w:p>
        </w:tc>
      </w:tr>
      <w:tr w:rsidR="001F0CC3" w14:paraId="4B776085" w14:textId="77777777">
        <w:tc>
          <w:tcPr>
            <w:tcW w:w="3960" w:type="dxa"/>
          </w:tcPr>
          <w:p w14:paraId="4B776083" w14:textId="77777777" w:rsidR="001F0CC3" w:rsidRDefault="003C32D0">
            <w:pPr>
              <w:pStyle w:val="Compact"/>
            </w:pPr>
            <w:r>
              <w:t>Site target stock threshold (per kit type × arm)</w:t>
            </w:r>
          </w:p>
        </w:tc>
        <w:tc>
          <w:tcPr>
            <w:tcW w:w="3960" w:type="dxa"/>
          </w:tcPr>
          <w:p w14:paraId="4B776084" w14:textId="77777777" w:rsidR="001F0CC3" w:rsidRDefault="003C32D0">
            <w:pPr>
              <w:pStyle w:val="Compact"/>
            </w:pPr>
            <w:r>
              <w:t>60 kits</w:t>
            </w:r>
          </w:p>
        </w:tc>
      </w:tr>
      <w:tr w:rsidR="001F0CC3" w14:paraId="4B776088" w14:textId="77777777">
        <w:tc>
          <w:tcPr>
            <w:tcW w:w="3960" w:type="dxa"/>
          </w:tcPr>
          <w:p w14:paraId="4B776086" w14:textId="77777777" w:rsidR="001F0CC3" w:rsidRDefault="003C32D0">
            <w:pPr>
              <w:pStyle w:val="Compact"/>
            </w:pPr>
            <w:r>
              <w:t>Site inventory review frequency</w:t>
            </w:r>
          </w:p>
        </w:tc>
        <w:tc>
          <w:tcPr>
            <w:tcW w:w="3960" w:type="dxa"/>
          </w:tcPr>
          <w:p w14:paraId="4B776087" w14:textId="77777777" w:rsidR="001F0CC3" w:rsidRDefault="003C32D0">
            <w:pPr>
              <w:pStyle w:val="Compact"/>
            </w:pPr>
            <w:r>
              <w:t>Weekly</w:t>
            </w:r>
          </w:p>
        </w:tc>
      </w:tr>
      <w:tr w:rsidR="001F0CC3" w14:paraId="4B77608B" w14:textId="77777777">
        <w:tc>
          <w:tcPr>
            <w:tcW w:w="3960" w:type="dxa"/>
          </w:tcPr>
          <w:p w14:paraId="4B776089" w14:textId="77777777" w:rsidR="001F0CC3" w:rsidRDefault="003C32D0">
            <w:pPr>
              <w:pStyle w:val="Compact"/>
            </w:pPr>
            <w:r>
              <w:t>EU central depot safety reserve before China transfer (EU_PROTECT)</w:t>
            </w:r>
          </w:p>
        </w:tc>
        <w:tc>
          <w:tcPr>
            <w:tcW w:w="3960" w:type="dxa"/>
          </w:tcPr>
          <w:p w14:paraId="4B77608A" w14:textId="77777777" w:rsidR="001F0CC3" w:rsidRDefault="003C32D0">
            <w:pPr>
              <w:pStyle w:val="Compact"/>
            </w:pPr>
            <w:r>
              <w:t>90 days of expected EU demand</w:t>
            </w:r>
          </w:p>
        </w:tc>
      </w:tr>
      <w:tr w:rsidR="001F0CC3" w14:paraId="4B77608E" w14:textId="77777777">
        <w:tc>
          <w:tcPr>
            <w:tcW w:w="3960" w:type="dxa"/>
          </w:tcPr>
          <w:p w14:paraId="4A566F5E" w14:textId="77777777" w:rsidR="001F0CC3" w:rsidRDefault="003C32D0">
            <w:pPr>
              <w:pStyle w:val="Compact"/>
              <w:rPr>
                <w:ins w:id="187" w:author="Wang, Cunyi [CN]" w:date="2026-10-12T15:51:00Z" w16du:dateUtc="2026-10-12T07:51:00Z"/>
              </w:rPr>
            </w:pPr>
            <w:r>
              <w:t>China depot daily top-up trigger</w:t>
            </w:r>
          </w:p>
          <w:p w14:paraId="4B77608C" w14:textId="0D9B4075" w:rsidR="00A73C65" w:rsidRDefault="00A73C65">
            <w:pPr>
              <w:pStyle w:val="Compact"/>
            </w:pPr>
            <w:ins w:id="188" w:author="Wang, Cunyi [CN]" w:date="2026-10-12T15:51:00Z" w16du:dateUtc="2026-10-12T07:51:00Z">
              <w:r w:rsidRPr="00A73C65">
                <w:t>forward_to_cn_fraction</w:t>
              </w:r>
            </w:ins>
          </w:p>
        </w:tc>
        <w:tc>
          <w:tcPr>
            <w:tcW w:w="3960" w:type="dxa"/>
          </w:tcPr>
          <w:p w14:paraId="0A9452BB" w14:textId="77777777" w:rsidR="001F0CC3" w:rsidRDefault="003C32D0">
            <w:pPr>
              <w:pStyle w:val="Compact"/>
              <w:rPr>
                <w:ins w:id="189" w:author="Wang, Cunyi [CN]" w:date="2026-10-12T15:51:00Z" w16du:dateUtc="2026-10-12T07:51:00Z"/>
              </w:rPr>
            </w:pPr>
            <w:r>
              <w:t>7 days of expected supply</w:t>
            </w:r>
          </w:p>
          <w:p w14:paraId="4B77608D" w14:textId="47437909" w:rsidR="00A73C65" w:rsidRDefault="00A73C65">
            <w:pPr>
              <w:pStyle w:val="Compact"/>
            </w:pPr>
            <w:ins w:id="190" w:author="Wang, Cunyi [CN]" w:date="2026-10-12T15:51:00Z" w16du:dateUtc="2026-10-12T07:51:00Z">
              <w:r>
                <w:rPr>
                  <w:rFonts w:hint="eastAsia"/>
                </w:rPr>
                <w:t>0.5</w:t>
              </w:r>
            </w:ins>
          </w:p>
        </w:tc>
      </w:tr>
    </w:tbl>
    <w:p w14:paraId="4B77608F" w14:textId="77777777" w:rsidR="001F0CC3" w:rsidRDefault="003C32D0">
      <w:pPr>
        <w:pStyle w:val="3"/>
      </w:pPr>
      <w:bookmarkStart w:id="191" w:name="a.8-manufacturing-plan"/>
      <w:bookmarkEnd w:id="186"/>
      <w:r>
        <w:t>A.8 Manufacturing Plan</w:t>
      </w:r>
    </w:p>
    <w:tbl>
      <w:tblPr>
        <w:tblStyle w:val="Table"/>
        <w:tblW w:w="5000" w:type="pct"/>
        <w:tblLayout w:type="fixed"/>
        <w:tblLook w:val="0020" w:firstRow="1" w:lastRow="0" w:firstColumn="0" w:lastColumn="0" w:noHBand="0" w:noVBand="0"/>
      </w:tblPr>
      <w:tblGrid>
        <w:gridCol w:w="4788"/>
        <w:gridCol w:w="4788"/>
      </w:tblGrid>
      <w:tr w:rsidR="001F0CC3" w14:paraId="4B776092" w14:textId="77777777" w:rsidTr="001F0CC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B776090" w14:textId="77777777" w:rsidR="001F0CC3" w:rsidRDefault="003C32D0">
            <w:pPr>
              <w:pStyle w:val="Compact"/>
            </w:pPr>
            <w:r>
              <w:t>Parameter</w:t>
            </w:r>
          </w:p>
        </w:tc>
        <w:tc>
          <w:tcPr>
            <w:tcW w:w="3960" w:type="dxa"/>
          </w:tcPr>
          <w:p w14:paraId="4B776091" w14:textId="77777777" w:rsidR="001F0CC3" w:rsidRDefault="003C32D0">
            <w:pPr>
              <w:pStyle w:val="Compact"/>
            </w:pPr>
            <w:r>
              <w:t>Value</w:t>
            </w:r>
          </w:p>
        </w:tc>
      </w:tr>
      <w:tr w:rsidR="001F0CC3" w14:paraId="4B776095" w14:textId="77777777">
        <w:tc>
          <w:tcPr>
            <w:tcW w:w="3960" w:type="dxa"/>
          </w:tcPr>
          <w:p w14:paraId="4B776093" w14:textId="77777777" w:rsidR="001F0CC3" w:rsidRDefault="003C32D0">
            <w:pPr>
              <w:pStyle w:val="Compact"/>
            </w:pPr>
            <w:r>
              <w:t>Number of planned batches</w:t>
            </w:r>
          </w:p>
        </w:tc>
        <w:tc>
          <w:tcPr>
            <w:tcW w:w="3960" w:type="dxa"/>
          </w:tcPr>
          <w:p w14:paraId="4B776094" w14:textId="77777777" w:rsidR="001F0CC3" w:rsidRDefault="003C32D0">
            <w:pPr>
              <w:pStyle w:val="Compact"/>
            </w:pPr>
            <w:r>
              <w:t>8</w:t>
            </w:r>
          </w:p>
        </w:tc>
      </w:tr>
      <w:tr w:rsidR="001F0CC3" w14:paraId="4B776098" w14:textId="77777777">
        <w:tc>
          <w:tcPr>
            <w:tcW w:w="3960" w:type="dxa"/>
          </w:tcPr>
          <w:p w14:paraId="4B776096" w14:textId="77777777" w:rsidR="001F0CC3" w:rsidRDefault="003C32D0">
            <w:pPr>
              <w:pStyle w:val="Compact"/>
            </w:pPr>
            <w:r>
              <w:t>Batch interval</w:t>
            </w:r>
          </w:p>
        </w:tc>
        <w:tc>
          <w:tcPr>
            <w:tcW w:w="3960" w:type="dxa"/>
          </w:tcPr>
          <w:p w14:paraId="4B776097" w14:textId="77777777" w:rsidR="001F0CC3" w:rsidRDefault="003C32D0">
            <w:pPr>
              <w:pStyle w:val="Compact"/>
            </w:pPr>
            <w:r>
              <w:t>60 days (Day 0, 60, 120, … 420)</w:t>
            </w:r>
          </w:p>
        </w:tc>
      </w:tr>
      <w:tr w:rsidR="001F0CC3" w14:paraId="4B77609B" w14:textId="77777777">
        <w:tc>
          <w:tcPr>
            <w:tcW w:w="3960" w:type="dxa"/>
          </w:tcPr>
          <w:p w14:paraId="4B776099" w14:textId="77777777" w:rsidR="001F0CC3" w:rsidRDefault="003C32D0">
            <w:pPr>
              <w:pStyle w:val="Compact"/>
            </w:pPr>
            <w:r>
              <w:t>Batch size basis</w:t>
            </w:r>
          </w:p>
        </w:tc>
        <w:tc>
          <w:tcPr>
            <w:tcW w:w="3960" w:type="dxa"/>
          </w:tcPr>
          <w:p w14:paraId="4B77609A" w14:textId="77777777" w:rsidR="001F0CC3" w:rsidRDefault="003C32D0">
            <w:pPr>
              <w:pStyle w:val="Compact"/>
            </w:pPr>
            <w:r>
              <w:t>150-day coverage window + 60-day safety stock = 210 days of expected demand</w:t>
            </w:r>
          </w:p>
        </w:tc>
      </w:tr>
      <w:tr w:rsidR="001F0CC3" w14:paraId="4B77609E" w14:textId="77777777">
        <w:tc>
          <w:tcPr>
            <w:tcW w:w="3960" w:type="dxa"/>
          </w:tcPr>
          <w:p w14:paraId="4B77609C" w14:textId="77777777" w:rsidR="001F0CC3" w:rsidRDefault="003C32D0">
            <w:pPr>
              <w:pStyle w:val="Compact"/>
            </w:pPr>
            <w:r>
              <w:t>Shipment damage rate</w:t>
            </w:r>
          </w:p>
        </w:tc>
        <w:tc>
          <w:tcPr>
            <w:tcW w:w="3960" w:type="dxa"/>
          </w:tcPr>
          <w:p w14:paraId="4B77609D" w14:textId="77777777" w:rsidR="001F0CC3" w:rsidRDefault="003C32D0">
            <w:pPr>
              <w:pStyle w:val="Compact"/>
            </w:pPr>
            <w:r>
              <w:t>1% per shipment</w:t>
            </w:r>
          </w:p>
        </w:tc>
      </w:tr>
      <w:bookmarkEnd w:id="1"/>
      <w:bookmarkEnd w:id="179"/>
      <w:bookmarkEnd w:id="191"/>
    </w:tbl>
    <w:p w14:paraId="4B77609F" w14:textId="77777777" w:rsidR="003C32D0" w:rsidRDefault="003C32D0"/>
    <w:sectPr w:rsidR="003C32D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Nusrat Harun" w:date="2026-10-05T16:36:00Z" w:initials="NH">
    <w:p w14:paraId="5DF7828A" w14:textId="2BFE40D4" w:rsidR="00EC24C8" w:rsidRDefault="00EC1507">
      <w:pPr>
        <w:pStyle w:val="af1"/>
      </w:pPr>
      <w:r>
        <w:rPr>
          <w:rStyle w:val="af0"/>
        </w:rPr>
        <w:annotationRef/>
      </w:r>
      <w:r w:rsidR="00EC24C8">
        <w:t>I think we need an executive summary looking at some sample white papers online.</w:t>
      </w:r>
    </w:p>
  </w:comment>
  <w:comment w:id="4" w:author="Wang, Cunyi [CN]" w:date="2026-10-10T17:04:00Z" w:initials="CW">
    <w:p w14:paraId="79503320" w14:textId="77777777" w:rsidR="002177D4" w:rsidRDefault="002177D4" w:rsidP="002177D4">
      <w:pPr>
        <w:pStyle w:val="af1"/>
      </w:pPr>
      <w:r>
        <w:rPr>
          <w:rStyle w:val="af0"/>
        </w:rPr>
        <w:annotationRef/>
      </w:r>
      <w:r>
        <w:t>Since this is intended as a white paper, it should be accessible to a cross-functional audience. One of the key challenges this paper aims to address is the knowledge gap between functions — for example, statisticians may be unfamiliar with supply chain terminology and modeling conventions, while supply chain teams may not be versed in the statistical frameworks underlying the simulation. Bridging this gap is essential for the paper to be genuinely useful across teams.</w:t>
      </w:r>
    </w:p>
  </w:comment>
  <w:comment w:id="5" w:author="Wang, Cunyi [CN]" w:date="2026-10-10T17:18:00Z" w:initials="CW">
    <w:p w14:paraId="24F090A9" w14:textId="77777777" w:rsidR="005C1BBC" w:rsidRDefault="005C1BBC" w:rsidP="005C1BBC">
      <w:pPr>
        <w:pStyle w:val="af1"/>
      </w:pPr>
      <w:r>
        <w:rPr>
          <w:rStyle w:val="af0"/>
        </w:rPr>
        <w:annotationRef/>
      </w:r>
      <w:r>
        <w:t>One of the persistent challenges in clinical trial supply chain simulation is the communication gap across functions. A simulation model sits at the intersection of at least three disciplines — supply chain operations, clinical trial management, and statistics — yet practitioners in each area bring fundamentally different mental models to the table.</w:t>
      </w:r>
    </w:p>
    <w:p w14:paraId="3BEA7105" w14:textId="77777777" w:rsidR="005C1BBC" w:rsidRDefault="005C1BBC" w:rsidP="005C1BBC">
      <w:pPr>
        <w:pStyle w:val="af1"/>
      </w:pPr>
    </w:p>
    <w:p w14:paraId="3FC78A46" w14:textId="77777777" w:rsidR="005C1BBC" w:rsidRDefault="005C1BBC" w:rsidP="005C1BBC">
      <w:pPr>
        <w:pStyle w:val="af1"/>
      </w:pPr>
      <w:r>
        <w:t xml:space="preserve">Supply chain teams are fluent in concepts such as depot hierarchy, replenishment triggers, FEFO dispensing, and lead time variability, but may be less familiar with the statistical properties of Monte Carlo simulation models. Statisticians, on the other hand, are well-equipped to reason about stochastic processes and simulation methodology, but may lack the  domain knowledge to recognize when a modeled replenishment rule is operationally unrealistic. Clinical operations teams understand the trial design and patient flow, but may not appreciate how a change in visit schedule propagates through inventory dynamics at the site level. This fragmentation has practical consequences. When teams use the same term differently, analyses become incomparable and decisions become unreliable. </w:t>
      </w:r>
    </w:p>
  </w:comment>
  <w:comment w:id="13" w:author="Wang, Cunyi [CN]" w:date="2026-10-12T09:54:00Z" w:initials="CW">
    <w:p w14:paraId="18C6436B" w14:textId="77777777" w:rsidR="008A584F" w:rsidRDefault="008A584F" w:rsidP="008A584F">
      <w:pPr>
        <w:pStyle w:val="af1"/>
      </w:pPr>
      <w:r>
        <w:rPr>
          <w:rStyle w:val="af0"/>
        </w:rPr>
        <w:annotationRef/>
      </w:r>
      <w:r>
        <w:t>Could we also give some descriptions of DNS (Do Not Ship), DNC (Do Not Count), short window, long window?</w:t>
      </w:r>
    </w:p>
  </w:comment>
  <w:comment w:id="14" w:author="Wang, Cunyi [CN]" w:date="2026-10-12T09:59:00Z" w:initials="CW">
    <w:p w14:paraId="69E0C4E5" w14:textId="77777777" w:rsidR="00182096" w:rsidRDefault="00B50850" w:rsidP="00182096">
      <w:pPr>
        <w:pStyle w:val="af1"/>
      </w:pPr>
      <w:r>
        <w:rPr>
          <w:rStyle w:val="af0"/>
        </w:rPr>
        <w:annotationRef/>
      </w:r>
      <w:r w:rsidR="00182096">
        <w:t>Should we consider adding a section to define key terminologies? Or slightly change the section name of this one? Should we also provide references for all the terminologies?</w:t>
      </w:r>
    </w:p>
  </w:comment>
  <w:comment w:id="15" w:author="Wang, Cunyi [CN]" w:date="2026-10-12T09:52:00Z" w:initials="CW">
    <w:p w14:paraId="056876B5" w14:textId="68E7CFB8" w:rsidR="00903C7C" w:rsidRDefault="00903C7C" w:rsidP="00903C7C">
      <w:pPr>
        <w:pStyle w:val="af1"/>
      </w:pPr>
      <w:r>
        <w:rPr>
          <w:rStyle w:val="af0"/>
        </w:rPr>
        <w:annotationRef/>
      </w:r>
      <w:r>
        <w:t xml:space="preserve">Could we double check the definition of this? Or this is not a full definition of DND. For example, drugs arriving at a clinical site are also not eligible for dispensing until the site pharmacist completes receipt confirmation in the RTSM system — including verification of quantity, packaging integrity, labeling, temperature logs, and shelf life. </w:t>
      </w:r>
    </w:p>
  </w:comment>
  <w:comment w:id="20" w:author="Nusrat Harun" w:date="2026-10-05T13:48:00Z" w:initials="NH">
    <w:p w14:paraId="18765906" w14:textId="0D4A04A8" w:rsidR="00735B09" w:rsidRDefault="00735B09">
      <w:pPr>
        <w:pStyle w:val="af1"/>
      </w:pPr>
      <w:r>
        <w:rPr>
          <w:rStyle w:val="af0"/>
        </w:rPr>
        <w:annotationRef/>
      </w:r>
      <w:r w:rsidR="00F152EF">
        <w:t>Does this refer to operational waste rat</w:t>
      </w:r>
      <w:r w:rsidR="007D314A">
        <w:t>io?</w:t>
      </w:r>
    </w:p>
  </w:comment>
  <w:comment w:id="28" w:author="Wang, Cunyi [CN]" w:date="2026-10-12T10:47:00Z" w:initials="CW">
    <w:p w14:paraId="493A0733" w14:textId="77777777" w:rsidR="00123074" w:rsidRDefault="00EB4C44" w:rsidP="00123074">
      <w:pPr>
        <w:pStyle w:val="af1"/>
      </w:pPr>
      <w:r>
        <w:rPr>
          <w:rStyle w:val="af0"/>
        </w:rPr>
        <w:annotationRef/>
      </w:r>
      <w:r w:rsidR="00123074">
        <w:t>Are we only accounting for logistics costs here? It may be worth considering IMP costs as well.</w:t>
      </w:r>
    </w:p>
  </w:comment>
  <w:comment w:id="31" w:author="Nusrat Harun" w:date="2026-10-05T16:56:00Z" w:initials="NH">
    <w:p w14:paraId="631F2903" w14:textId="5994404B" w:rsidR="00506921" w:rsidRDefault="00506921">
      <w:pPr>
        <w:pStyle w:val="af1"/>
      </w:pPr>
      <w:r>
        <w:rPr>
          <w:rStyle w:val="af0"/>
        </w:rPr>
        <w:annotationRef/>
      </w:r>
      <w:r w:rsidR="00CD5E74">
        <w:t xml:space="preserve">It seems the simulation set up was motivated by a specific trial. It would be </w:t>
      </w:r>
      <w:r w:rsidR="00B5673C">
        <w:t>good to describe the case study and explain that the set up will vary from trial to trial.</w:t>
      </w:r>
    </w:p>
  </w:comment>
  <w:comment w:id="32" w:author="Nusrat Harun" w:date="2026-10-05T16:10:00Z" w:initials="NH">
    <w:p w14:paraId="223023B7" w14:textId="129BA866" w:rsidR="00A945EC" w:rsidRDefault="00AD1A0D">
      <w:pPr>
        <w:pStyle w:val="af1"/>
      </w:pPr>
      <w:r>
        <w:rPr>
          <w:rStyle w:val="af0"/>
        </w:rPr>
        <w:annotationRef/>
      </w:r>
      <w:r w:rsidR="00F019EF">
        <w:t>P</w:t>
      </w:r>
      <w:r>
        <w:t>hase</w:t>
      </w:r>
      <w:r w:rsidR="00F019EF">
        <w:t xml:space="preserve"> 3 and dose-finding seems contradictory</w:t>
      </w:r>
    </w:p>
  </w:comment>
  <w:comment w:id="33" w:author="Nusrat Harun" w:date="2026-10-05T16:13:00Z" w:initials="NH">
    <w:p w14:paraId="71C802F6" w14:textId="3583BD0C" w:rsidR="009B1A31" w:rsidRDefault="009B1A31">
      <w:pPr>
        <w:pStyle w:val="af1"/>
      </w:pPr>
      <w:r>
        <w:rPr>
          <w:rStyle w:val="af0"/>
        </w:rPr>
        <w:annotationRef/>
      </w:r>
      <w:r w:rsidR="008D7CE4">
        <w:t>Weight/</w:t>
      </w:r>
      <w:r>
        <w:t>BMI?</w:t>
      </w:r>
    </w:p>
  </w:comment>
  <w:comment w:id="35" w:author="Nusrat Harun" w:date="2026-10-05T16:35:00Z" w:initials="NH">
    <w:p w14:paraId="7A4B9969" w14:textId="4A134A57" w:rsidR="001E454E" w:rsidRDefault="001E454E">
      <w:pPr>
        <w:pStyle w:val="af1"/>
      </w:pPr>
      <w:r>
        <w:rPr>
          <w:rStyle w:val="af0"/>
        </w:rPr>
        <w:annotationRef/>
      </w:r>
      <w:r w:rsidR="00FD2B7F">
        <w:t>Enrol? Continue would be applicable to treatment discontinuiation.</w:t>
      </w:r>
    </w:p>
  </w:comment>
  <w:comment w:id="42" w:author="Wang, Cunyi [CN]" w:date="2026-10-12T11:10:00Z" w:initials="CW">
    <w:p w14:paraId="269D661F" w14:textId="77777777" w:rsidR="00B7364F" w:rsidRDefault="00B7364F" w:rsidP="00B7364F">
      <w:pPr>
        <w:pStyle w:val="af1"/>
      </w:pPr>
      <w:r>
        <w:rPr>
          <w:rStyle w:val="af0"/>
        </w:rPr>
        <w:annotationRef/>
      </w:r>
      <w:r>
        <w:t>This is also considered in the script</w:t>
      </w:r>
    </w:p>
  </w:comment>
  <w:comment w:id="49" w:author="Wang, Cunyi [CN]" w:date="2026-10-12T11:18:00Z" w:initials="CW">
    <w:p w14:paraId="236C3510" w14:textId="77777777" w:rsidR="0037722B" w:rsidRDefault="0037722B" w:rsidP="0037722B">
      <w:pPr>
        <w:pStyle w:val="af1"/>
      </w:pPr>
      <w:r>
        <w:rPr>
          <w:rStyle w:val="af0"/>
        </w:rPr>
        <w:annotationRef/>
      </w:r>
      <w:r>
        <w:t>Removed pending a decision on whether the DND definition above requires revision.</w:t>
      </w:r>
    </w:p>
  </w:comment>
  <w:comment w:id="61" w:author="Nusrat Harun" w:date="2026-10-05T16:49:00Z" w:initials="NH">
    <w:p w14:paraId="2D0A67DA" w14:textId="76392827" w:rsidR="00A726F8" w:rsidRDefault="00A726F8">
      <w:pPr>
        <w:pStyle w:val="af1"/>
      </w:pPr>
      <w:r>
        <w:rPr>
          <w:rStyle w:val="af0"/>
        </w:rPr>
        <w:annotationRef/>
      </w:r>
      <w:r w:rsidR="00151BD9">
        <w:t>100 seems two few to rely on</w:t>
      </w:r>
      <w:r w:rsidR="0084512E">
        <w:t xml:space="preserve">. In my experience, we need at least 1000 even with </w:t>
      </w:r>
      <w:r w:rsidR="00036107">
        <w:t xml:space="preserve">the </w:t>
      </w:r>
      <w:r w:rsidR="0084512E">
        <w:t>simplest data generating process (DGP)</w:t>
      </w:r>
      <w:r w:rsidR="00BE132B">
        <w:t>. Ideally, it should be 10000</w:t>
      </w:r>
      <w:r w:rsidR="0062536C">
        <w:t xml:space="preserve"> but would require computational clusters for paralle</w:t>
      </w:r>
      <w:r w:rsidR="00D862D2">
        <w:t>zitation</w:t>
      </w:r>
      <w:r w:rsidR="00296A54">
        <w:t xml:space="preserve"> adding to the cost</w:t>
      </w:r>
      <w:r w:rsidR="00D862D2">
        <w:t>.</w:t>
      </w:r>
    </w:p>
  </w:comment>
  <w:comment w:id="62" w:author="Wang, Cunyi [CN]" w:date="2026-10-12T11:46:00Z" w:initials="CW">
    <w:p w14:paraId="4D91153F" w14:textId="77777777" w:rsidR="00B04B0F" w:rsidRDefault="00401578" w:rsidP="00B04B0F">
      <w:pPr>
        <w:pStyle w:val="af1"/>
      </w:pPr>
      <w:r>
        <w:rPr>
          <w:rStyle w:val="af0"/>
        </w:rPr>
        <w:annotationRef/>
      </w:r>
      <w:r w:rsidR="00B04B0F">
        <w:t>Thank you for your comment. This is a valid point. 100 iterations is acknowledged as a lower bound, chosen primarily due to computational constraints — each full simulation run is time-intensive, and scaling to 1,000 or more iterations would require significant runtime, so for this study, we limited to 100 iterations only</w:t>
      </w:r>
    </w:p>
  </w:comment>
  <w:comment w:id="89" w:author="Wang, Cunyi [CN]" w:date="2026-10-12T14:58:00Z" w:initials="CW">
    <w:p w14:paraId="67F0B2F6" w14:textId="77777777" w:rsidR="009B2786" w:rsidRDefault="009B2786" w:rsidP="009B2786">
      <w:pPr>
        <w:pStyle w:val="af1"/>
      </w:pPr>
      <w:r>
        <w:rPr>
          <w:rStyle w:val="af0"/>
        </w:rPr>
        <w:annotationRef/>
      </w:r>
      <w:r>
        <w:t>Would it be worth including the 'Operational Waste Ratio' here as well? It was referred in section 2 (two waste measures)</w:t>
      </w:r>
    </w:p>
  </w:comment>
  <w:comment w:id="94" w:author="Nusrat Harun" w:date="2026-10-05T17:29:00Z" w:initials="NH">
    <w:p w14:paraId="75DAA222" w14:textId="43A997FC" w:rsidR="00380BD4" w:rsidRDefault="00380BD4">
      <w:pPr>
        <w:pStyle w:val="af1"/>
      </w:pPr>
      <w:r>
        <w:rPr>
          <w:rStyle w:val="af0"/>
        </w:rPr>
        <w:annotationRef/>
      </w:r>
      <w:r>
        <w:t>This seems to be the focus or innovation in this white paper</w:t>
      </w:r>
      <w:r w:rsidR="00EA5F23">
        <w:t>. I would move this up</w:t>
      </w:r>
      <w:r w:rsidR="00260FA2">
        <w:t xml:space="preserve"> or at least set the stage</w:t>
      </w:r>
      <w:r w:rsidR="00A77507">
        <w:t xml:space="preserve"> earlier.</w:t>
      </w:r>
    </w:p>
  </w:comment>
  <w:comment w:id="177" w:author="Nusrat Harun" w:date="2026-10-05T17:34:00Z" w:initials="NH">
    <w:p w14:paraId="73CDA653" w14:textId="37F60D39" w:rsidR="006C2076" w:rsidRDefault="006C2076">
      <w:pPr>
        <w:pStyle w:val="af1"/>
      </w:pPr>
      <w:r>
        <w:rPr>
          <w:rStyle w:val="af0"/>
        </w:rPr>
        <w:annotationRef/>
      </w:r>
      <w:r>
        <w:t>I think we need references</w:t>
      </w:r>
      <w:r w:rsidR="0042530F">
        <w:t xml:space="preserve"> and not just the technical 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7828A" w15:done="0"/>
  <w15:commentEx w15:paraId="79503320" w15:done="0"/>
  <w15:commentEx w15:paraId="3FC78A46" w15:paraIdParent="79503320" w15:done="0"/>
  <w15:commentEx w15:paraId="18C6436B" w15:done="0"/>
  <w15:commentEx w15:paraId="69E0C4E5" w15:paraIdParent="18C6436B" w15:done="0"/>
  <w15:commentEx w15:paraId="056876B5" w15:done="0"/>
  <w15:commentEx w15:paraId="18765906" w15:done="0"/>
  <w15:commentEx w15:paraId="493A0733" w15:done="0"/>
  <w15:commentEx w15:paraId="631F2903" w15:done="0"/>
  <w15:commentEx w15:paraId="223023B7" w15:done="0"/>
  <w15:commentEx w15:paraId="71C802F6" w15:done="0"/>
  <w15:commentEx w15:paraId="7A4B9969" w15:done="0"/>
  <w15:commentEx w15:paraId="269D661F" w15:done="0"/>
  <w15:commentEx w15:paraId="236C3510" w15:done="0"/>
  <w15:commentEx w15:paraId="2D0A67DA" w15:done="0"/>
  <w15:commentEx w15:paraId="4D91153F" w15:paraIdParent="2D0A67DA" w15:done="0"/>
  <w15:commentEx w15:paraId="67F0B2F6" w15:done="0"/>
  <w15:commentEx w15:paraId="75DAA222" w15:done="0"/>
  <w15:commentEx w15:paraId="73CDA6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47B032" w16cex:dateUtc="2026-10-05T20:36:00Z"/>
  <w16cex:commentExtensible w16cex:durableId="5AE63801" w16cex:dateUtc="2026-10-10T09:04:00Z"/>
  <w16cex:commentExtensible w16cex:durableId="0D21650B" w16cex:dateUtc="2026-10-10T09:18:00Z"/>
  <w16cex:commentExtensible w16cex:durableId="1F24AC65" w16cex:dateUtc="2026-10-12T01:54:00Z"/>
  <w16cex:commentExtensible w16cex:durableId="05EB9405" w16cex:dateUtc="2026-10-12T01:59:00Z"/>
  <w16cex:commentExtensible w16cex:durableId="26D4DA50" w16cex:dateUtc="2026-10-12T01:52:00Z"/>
  <w16cex:commentExtensible w16cex:durableId="3BC8335D" w16cex:dateUtc="2026-10-05T17:48:00Z"/>
  <w16cex:commentExtensible w16cex:durableId="18E38BE6" w16cex:dateUtc="2026-10-12T02:47:00Z"/>
  <w16cex:commentExtensible w16cex:durableId="6952E827" w16cex:dateUtc="2026-10-05T20:56:00Z"/>
  <w16cex:commentExtensible w16cex:durableId="42C15C41" w16cex:dateUtc="2026-10-05T20:10:00Z"/>
  <w16cex:commentExtensible w16cex:durableId="3623A4AD" w16cex:dateUtc="2026-10-05T20:13:00Z"/>
  <w16cex:commentExtensible w16cex:durableId="42943A44" w16cex:dateUtc="2026-10-05T20:35:00Z"/>
  <w16cex:commentExtensible w16cex:durableId="50E2192C" w16cex:dateUtc="2026-10-12T03:10:00Z"/>
  <w16cex:commentExtensible w16cex:durableId="1A364A94" w16cex:dateUtc="2026-10-12T03:18:00Z"/>
  <w16cex:commentExtensible w16cex:durableId="226AA09D" w16cex:dateUtc="2026-10-05T20:49:00Z"/>
  <w16cex:commentExtensible w16cex:durableId="6CA50321" w16cex:dateUtc="2026-10-12T03:46:00Z"/>
  <w16cex:commentExtensible w16cex:durableId="7057E363" w16cex:dateUtc="2026-10-12T06:58:00Z"/>
  <w16cex:commentExtensible w16cex:durableId="46D21957" w16cex:dateUtc="2026-10-05T21:29:00Z"/>
  <w16cex:commentExtensible w16cex:durableId="53F74FE3" w16cex:dateUtc="2026-10-05T2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7828A" w16cid:durableId="4947B032"/>
  <w16cid:commentId w16cid:paraId="79503320" w16cid:durableId="5AE63801"/>
  <w16cid:commentId w16cid:paraId="3FC78A46" w16cid:durableId="0D21650B"/>
  <w16cid:commentId w16cid:paraId="18C6436B" w16cid:durableId="1F24AC65"/>
  <w16cid:commentId w16cid:paraId="69E0C4E5" w16cid:durableId="05EB9405"/>
  <w16cid:commentId w16cid:paraId="056876B5" w16cid:durableId="26D4DA50"/>
  <w16cid:commentId w16cid:paraId="18765906" w16cid:durableId="3BC8335D"/>
  <w16cid:commentId w16cid:paraId="493A0733" w16cid:durableId="18E38BE6"/>
  <w16cid:commentId w16cid:paraId="631F2903" w16cid:durableId="6952E827"/>
  <w16cid:commentId w16cid:paraId="223023B7" w16cid:durableId="42C15C41"/>
  <w16cid:commentId w16cid:paraId="71C802F6" w16cid:durableId="3623A4AD"/>
  <w16cid:commentId w16cid:paraId="7A4B9969" w16cid:durableId="42943A44"/>
  <w16cid:commentId w16cid:paraId="269D661F" w16cid:durableId="50E2192C"/>
  <w16cid:commentId w16cid:paraId="236C3510" w16cid:durableId="1A364A94"/>
  <w16cid:commentId w16cid:paraId="2D0A67DA" w16cid:durableId="226AA09D"/>
  <w16cid:commentId w16cid:paraId="4D91153F" w16cid:durableId="6CA50321"/>
  <w16cid:commentId w16cid:paraId="67F0B2F6" w16cid:durableId="7057E363"/>
  <w16cid:commentId w16cid:paraId="75DAA222" w16cid:durableId="46D21957"/>
  <w16cid:commentId w16cid:paraId="73CDA653" w16cid:durableId="53F74F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B8A6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CE43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56201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37754841">
    <w:abstractNumId w:val="0"/>
  </w:num>
  <w:num w:numId="2" w16cid:durableId="1693727349">
    <w:abstractNumId w:val="1"/>
  </w:num>
  <w:num w:numId="3" w16cid:durableId="1658608852">
    <w:abstractNumId w:val="1"/>
  </w:num>
  <w:num w:numId="4" w16cid:durableId="1882866233">
    <w:abstractNumId w:val="1"/>
  </w:num>
  <w:num w:numId="5" w16cid:durableId="1320311556">
    <w:abstractNumId w:val="1"/>
  </w:num>
  <w:num w:numId="6" w16cid:durableId="93868596">
    <w:abstractNumId w:val="1"/>
  </w:num>
  <w:num w:numId="7" w16cid:durableId="579952329">
    <w:abstractNumId w:val="1"/>
  </w:num>
  <w:num w:numId="8" w16cid:durableId="798500260">
    <w:abstractNumId w:val="1"/>
  </w:num>
  <w:num w:numId="9" w16cid:durableId="380373912">
    <w:abstractNumId w:val="1"/>
  </w:num>
  <w:num w:numId="10" w16cid:durableId="1360467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4598344">
    <w:abstractNumId w:val="1"/>
  </w:num>
  <w:num w:numId="12" w16cid:durableId="312298202">
    <w:abstractNumId w:val="1"/>
  </w:num>
  <w:num w:numId="13" w16cid:durableId="1840071319">
    <w:abstractNumId w:val="1"/>
  </w:num>
  <w:num w:numId="14" w16cid:durableId="1563834533">
    <w:abstractNumId w:val="1"/>
  </w:num>
  <w:num w:numId="15" w16cid:durableId="1804031829">
    <w:abstractNumId w:val="1"/>
  </w:num>
  <w:num w:numId="16" w16cid:durableId="1436435936">
    <w:abstractNumId w:val="1"/>
  </w:num>
  <w:num w:numId="17" w16cid:durableId="152184385">
    <w:abstractNumId w:val="1"/>
  </w:num>
  <w:num w:numId="18" w16cid:durableId="831989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srat Harun">
    <w15:presenceInfo w15:providerId="AD" w15:userId="S::nusrat.harun@cytel.com::3ba2afde-187d-459f-90ac-38933871b6e1"/>
  </w15:person>
  <w15:person w15:author="Wang, Cunyi [CN]">
    <w15:presenceInfo w15:providerId="AD" w15:userId="S::CWang83@its.jnj.com::3da63253-2a73-4959-bdf9-7f0b9006cf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F0CC3"/>
    <w:rsid w:val="00036107"/>
    <w:rsid w:val="00050C15"/>
    <w:rsid w:val="00081F29"/>
    <w:rsid w:val="000841A2"/>
    <w:rsid w:val="000C5578"/>
    <w:rsid w:val="00123074"/>
    <w:rsid w:val="00151BD9"/>
    <w:rsid w:val="00174013"/>
    <w:rsid w:val="0017650A"/>
    <w:rsid w:val="00182096"/>
    <w:rsid w:val="001E36B1"/>
    <w:rsid w:val="001E454E"/>
    <w:rsid w:val="001F0CC3"/>
    <w:rsid w:val="002177D4"/>
    <w:rsid w:val="00260FA2"/>
    <w:rsid w:val="00265FF8"/>
    <w:rsid w:val="00296A54"/>
    <w:rsid w:val="002D597D"/>
    <w:rsid w:val="00341236"/>
    <w:rsid w:val="0037722B"/>
    <w:rsid w:val="00380BD4"/>
    <w:rsid w:val="003C32D0"/>
    <w:rsid w:val="00401578"/>
    <w:rsid w:val="00412CA2"/>
    <w:rsid w:val="0042530F"/>
    <w:rsid w:val="004C2232"/>
    <w:rsid w:val="004F18AD"/>
    <w:rsid w:val="00506921"/>
    <w:rsid w:val="005C14CB"/>
    <w:rsid w:val="005C15A1"/>
    <w:rsid w:val="005C1BBC"/>
    <w:rsid w:val="005F08F2"/>
    <w:rsid w:val="005F2BFC"/>
    <w:rsid w:val="006038DA"/>
    <w:rsid w:val="0062536C"/>
    <w:rsid w:val="00657E6D"/>
    <w:rsid w:val="006B752B"/>
    <w:rsid w:val="006C2076"/>
    <w:rsid w:val="007038A2"/>
    <w:rsid w:val="00726A65"/>
    <w:rsid w:val="00735B09"/>
    <w:rsid w:val="0074237F"/>
    <w:rsid w:val="00744B26"/>
    <w:rsid w:val="00785187"/>
    <w:rsid w:val="007D314A"/>
    <w:rsid w:val="007E2643"/>
    <w:rsid w:val="008026F6"/>
    <w:rsid w:val="0084512E"/>
    <w:rsid w:val="0087272C"/>
    <w:rsid w:val="008A12D4"/>
    <w:rsid w:val="008A584F"/>
    <w:rsid w:val="008D7CE4"/>
    <w:rsid w:val="00903C7C"/>
    <w:rsid w:val="00915480"/>
    <w:rsid w:val="009466D8"/>
    <w:rsid w:val="00956206"/>
    <w:rsid w:val="009B1A31"/>
    <w:rsid w:val="009B2786"/>
    <w:rsid w:val="00A31D58"/>
    <w:rsid w:val="00A34806"/>
    <w:rsid w:val="00A726F8"/>
    <w:rsid w:val="00A73C65"/>
    <w:rsid w:val="00A77507"/>
    <w:rsid w:val="00A945EC"/>
    <w:rsid w:val="00A951AA"/>
    <w:rsid w:val="00AD1A0D"/>
    <w:rsid w:val="00B04B0F"/>
    <w:rsid w:val="00B50850"/>
    <w:rsid w:val="00B5673C"/>
    <w:rsid w:val="00B7364F"/>
    <w:rsid w:val="00B87833"/>
    <w:rsid w:val="00BB1308"/>
    <w:rsid w:val="00BE132B"/>
    <w:rsid w:val="00C122FF"/>
    <w:rsid w:val="00CC0BBB"/>
    <w:rsid w:val="00CD5E74"/>
    <w:rsid w:val="00D52E73"/>
    <w:rsid w:val="00D862D2"/>
    <w:rsid w:val="00D87FA4"/>
    <w:rsid w:val="00DC4A30"/>
    <w:rsid w:val="00E4075D"/>
    <w:rsid w:val="00E449D5"/>
    <w:rsid w:val="00EA5F23"/>
    <w:rsid w:val="00EB4C44"/>
    <w:rsid w:val="00EC1507"/>
    <w:rsid w:val="00EC24C8"/>
    <w:rsid w:val="00F019EF"/>
    <w:rsid w:val="00F152EF"/>
    <w:rsid w:val="00F649F5"/>
    <w:rsid w:val="00F650F8"/>
    <w:rsid w:val="00F71454"/>
    <w:rsid w:val="00F73500"/>
    <w:rsid w:val="00FD2B7F"/>
    <w:rsid w:val="00FE2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5DF4"/>
  <w15:docId w15:val="{384ED4F8-9AC5-4CBC-A9F6-17AA0548B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FE2EFF"/>
    <w:pPr>
      <w:spacing w:after="100"/>
    </w:pPr>
  </w:style>
  <w:style w:type="paragraph" w:styleId="TOC2">
    <w:name w:val="toc 2"/>
    <w:basedOn w:val="a"/>
    <w:next w:val="a"/>
    <w:autoRedefine/>
    <w:uiPriority w:val="39"/>
    <w:rsid w:val="00FE2EFF"/>
    <w:pPr>
      <w:spacing w:after="100"/>
      <w:ind w:left="240"/>
    </w:pPr>
  </w:style>
  <w:style w:type="character" w:styleId="af0">
    <w:name w:val="annotation reference"/>
    <w:basedOn w:val="a1"/>
    <w:rsid w:val="00735B09"/>
    <w:rPr>
      <w:sz w:val="16"/>
      <w:szCs w:val="16"/>
    </w:rPr>
  </w:style>
  <w:style w:type="paragraph" w:styleId="af1">
    <w:name w:val="annotation text"/>
    <w:basedOn w:val="a"/>
    <w:link w:val="af2"/>
    <w:rsid w:val="00735B09"/>
    <w:rPr>
      <w:sz w:val="20"/>
      <w:szCs w:val="20"/>
    </w:rPr>
  </w:style>
  <w:style w:type="character" w:customStyle="1" w:styleId="af2">
    <w:name w:val="批注文字 字符"/>
    <w:basedOn w:val="a1"/>
    <w:link w:val="af1"/>
    <w:rsid w:val="00735B09"/>
    <w:rPr>
      <w:sz w:val="20"/>
      <w:szCs w:val="20"/>
    </w:rPr>
  </w:style>
  <w:style w:type="paragraph" w:styleId="af3">
    <w:name w:val="annotation subject"/>
    <w:basedOn w:val="af1"/>
    <w:next w:val="af1"/>
    <w:link w:val="af4"/>
    <w:rsid w:val="00735B09"/>
    <w:rPr>
      <w:b/>
      <w:bCs/>
    </w:rPr>
  </w:style>
  <w:style w:type="character" w:customStyle="1" w:styleId="af4">
    <w:name w:val="批注主题 字符"/>
    <w:basedOn w:val="af2"/>
    <w:link w:val="af3"/>
    <w:rsid w:val="00735B09"/>
    <w:rPr>
      <w:b/>
      <w:bCs/>
      <w:sz w:val="20"/>
      <w:szCs w:val="20"/>
    </w:rPr>
  </w:style>
  <w:style w:type="paragraph" w:styleId="af5">
    <w:name w:val="Revision"/>
    <w:hidden/>
    <w:rsid w:val="0017650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805</TotalTime>
  <Pages>27</Pages>
  <Words>8579</Words>
  <Characters>48902</Characters>
  <Application>Microsoft Office Word</Application>
  <DocSecurity>0</DocSecurity>
  <Lines>407</Lines>
  <Paragraphs>114</Paragraphs>
  <ScaleCrop>false</ScaleCrop>
  <Company/>
  <LinksUpToDate>false</LinksUpToDate>
  <CharactersWithSpaces>57367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Simulation-Based Optimization of Clinical Trial Drug Supply Chains: A Practical Framework with AI-Assisted Implementation</dc:title>
  <dc:creator>Efficiency+ Trials — Clinical Supply Chain Subteam</dc:creator>
  <cp:keywords/>
  <cp:lastModifiedBy>Wang, Cunyi [CN]</cp:lastModifiedBy>
  <cp:revision>89</cp:revision>
  <dcterms:created xsi:type="dcterms:W3CDTF">2026-10-05T16:09:00Z</dcterms:created>
  <dcterms:modified xsi:type="dcterms:W3CDTF">2026-10-12T07:55:00Z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