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7647F" w14:textId="77777777" w:rsidR="00A0708A" w:rsidRDefault="008C1DA2">
      <w:pPr>
        <w:pStyle w:val="Title"/>
      </w:pPr>
      <w:r>
        <w:t xml:space="preserve">How Many Vials for Brazil? Efficiency+ </w:t>
      </w:r>
      <w:commentRangeStart w:id="0"/>
      <w:r>
        <w:t xml:space="preserve">Brings Statistics </w:t>
      </w:r>
      <w:commentRangeEnd w:id="0"/>
      <w:r w:rsidR="0005616D">
        <w:rPr>
          <w:rStyle w:val="CommentReference"/>
          <w:rFonts w:asciiTheme="minorHAnsi" w:eastAsiaTheme="minorHAnsi" w:hAnsiTheme="minorHAnsi" w:cstheme="minorBidi"/>
        </w:rPr>
        <w:commentReference w:id="0"/>
      </w:r>
      <w:r>
        <w:t>to Trial Operations</w:t>
      </w:r>
    </w:p>
    <w:p w14:paraId="27573215" w14:textId="77777777" w:rsidR="00A0708A" w:rsidRDefault="008C1DA2">
      <w:pPr>
        <w:pStyle w:val="Author"/>
      </w:pPr>
      <w:r>
        <w:t>Fei Chen</w:t>
      </w:r>
    </w:p>
    <w:p w14:paraId="57291037" w14:textId="77777777" w:rsidR="00A0708A" w:rsidRDefault="008C1DA2">
      <w:pPr>
        <w:pStyle w:val="Heading2"/>
      </w:pPr>
      <w:bookmarkStart w:id="1" w:name="X0638d9fe13537368e9017707d49a40cb9515584"/>
      <w:r>
        <w:t>Why Clinical Trial Operations Needs Statisticians</w:t>
      </w:r>
    </w:p>
    <w:p w14:paraId="5D5FFDD9" w14:textId="5A1A8B82" w:rsidR="00A0708A" w:rsidRDefault="008C1DA2">
      <w:pPr>
        <w:pStyle w:val="FirstParagraph"/>
      </w:pPr>
      <w:r>
        <w:t xml:space="preserve">Here is a question that most statisticians have probably never been asked: </w:t>
      </w:r>
      <w:r>
        <w:rPr>
          <w:i/>
          <w:iCs/>
        </w:rPr>
        <w:t>How many vials of drug should we ship to a site in Brazil next month?</w:t>
      </w:r>
      <w:r>
        <w:t xml:space="preserve"> Or</w:t>
      </w:r>
      <w:del w:id="2" w:author="Goldstein, Leanne" w:date="2026-03-21T05:15:00Z" w16du:dateUtc="2026-03-21T11:15:00Z">
        <w:r w:rsidDel="00BD315B">
          <w:delText xml:space="preserve">: </w:delText>
        </w:r>
      </w:del>
      <w:ins w:id="3" w:author="Goldstein, Leanne" w:date="2026-03-21T05:15:00Z" w16du:dateUtc="2026-03-21T11:15:00Z">
        <w:r w:rsidR="00BD315B">
          <w:t xml:space="preserve"> </w:t>
        </w:r>
      </w:ins>
      <w:r>
        <w:rPr>
          <w:i/>
          <w:iCs/>
        </w:rPr>
        <w:t>Should we activate five more sites in Japan to stay on track for enrollment?</w:t>
      </w:r>
    </w:p>
    <w:p w14:paraId="469A4EF0" w14:textId="3E602999" w:rsidR="00A0708A" w:rsidRDefault="008C1DA2">
      <w:pPr>
        <w:pStyle w:val="BodyText"/>
      </w:pPr>
      <w:r>
        <w:t>These are clinical operations questions</w:t>
      </w:r>
      <w:del w:id="4" w:author="Shaw, Crystal" w:date="2026-03-23T11:40:00Z" w16du:dateUtc="2026-03-23T18:40:00Z">
        <w:r w:rsidDel="00F6511B">
          <w:delText xml:space="preserve"> </w:delText>
        </w:r>
      </w:del>
      <w:del w:id="5" w:author="Goldstein, Leanne" w:date="2026-03-20T19:46:00Z" w16du:dateUtc="2026-03-21T01:46:00Z">
        <w:r w:rsidDel="00C2403F">
          <w:delText xml:space="preserve">— </w:delText>
        </w:r>
      </w:del>
      <w:ins w:id="6" w:author="Shaw, Crystal" w:date="2026-03-23T11:39:00Z" w16du:dateUtc="2026-03-23T18:39:00Z">
        <w:r w:rsidR="00CD1996">
          <w:t>, but</w:t>
        </w:r>
      </w:ins>
      <w:del w:id="7" w:author="Shaw, Crystal" w:date="2026-03-23T11:39:00Z" w16du:dateUtc="2026-03-23T18:39:00Z">
        <w:r w:rsidDel="00CD1996">
          <w:delText>and</w:delText>
        </w:r>
      </w:del>
      <w:r>
        <w:t xml:space="preserve"> they are fundamentally statistical problems. </w:t>
      </w:r>
      <w:ins w:id="8" w:author="Shaw, Crystal" w:date="2026-03-23T11:48:00Z" w16du:dateUtc="2026-03-23T18:48:00Z">
        <w:r w:rsidR="006A3CE8">
          <w:t>F</w:t>
        </w:r>
      </w:ins>
      <w:del w:id="9" w:author="Shaw, Crystal" w:date="2026-03-23T11:48:00Z" w16du:dateUtc="2026-03-23T18:48:00Z">
        <w:r w:rsidDel="006A3CE8">
          <w:delText>Yet f</w:delText>
        </w:r>
      </w:del>
      <w:r>
        <w:t xml:space="preserve">or decades, </w:t>
      </w:r>
      <w:ins w:id="10" w:author="Shaw, Crystal" w:date="2026-03-23T11:49:00Z" w16du:dateUtc="2026-03-23T18:49:00Z">
        <w:r w:rsidR="00CD7EB0">
          <w:t xml:space="preserve">operational </w:t>
        </w:r>
      </w:ins>
      <w:del w:id="11" w:author="Shaw, Crystal" w:date="2026-03-23T11:49:00Z" w16du:dateUtc="2026-03-23T18:49:00Z">
        <w:r w:rsidDel="00CD7EB0">
          <w:delText>they have been answered</w:delText>
        </w:r>
      </w:del>
      <w:ins w:id="12" w:author="Shaw, Crystal" w:date="2026-03-23T11:49:00Z" w16du:dateUtc="2026-03-23T18:49:00Z">
        <w:r w:rsidR="00CD7EB0">
          <w:t>decisions have been made</w:t>
        </w:r>
      </w:ins>
      <w:r>
        <w:t xml:space="preserve"> largely by rules of thumb, spreadsheets, and gut instinct. The result? </w:t>
      </w:r>
      <w:ins w:id="13" w:author="Shaw, Crystal" w:date="2026-03-23T11:50:00Z" w16du:dateUtc="2026-03-23T18:50:00Z">
        <w:r w:rsidR="00D85FC5">
          <w:t>sites are selected based on relationships rather than data</w:t>
        </w:r>
      </w:ins>
      <w:ins w:id="14" w:author="Shaw, Crystal" w:date="2026-03-23T11:51:00Z" w16du:dateUtc="2026-03-23T18:51:00Z">
        <w:r w:rsidR="003C25C1">
          <w:t>;</w:t>
        </w:r>
      </w:ins>
      <w:ins w:id="15" w:author="Shaw, Crystal" w:date="2026-03-23T11:50:00Z" w16du:dateUtc="2026-03-23T18:50:00Z">
        <w:r w:rsidR="00D85FC5">
          <w:t xml:space="preserve"> </w:t>
        </w:r>
      </w:ins>
      <w:ins w:id="16" w:author="Shaw, Crystal" w:date="2026-03-23T11:49:00Z" w16du:dateUtc="2026-03-23T18:49:00Z">
        <w:r w:rsidR="003A6B6A">
          <w:t>m</w:t>
        </w:r>
      </w:ins>
      <w:del w:id="17" w:author="Shaw, Crystal" w:date="2026-03-23T11:49:00Z" w16du:dateUtc="2026-03-23T18:49:00Z">
        <w:r w:rsidDel="003A6B6A">
          <w:delText>Globally, m</w:delText>
        </w:r>
      </w:del>
      <w:r>
        <w:t xml:space="preserve">ore than </w:t>
      </w:r>
      <w:del w:id="18" w:author="Goldstein, Leanne" w:date="2026-03-21T05:14:00Z" w16du:dateUtc="2026-03-21T11:14:00Z">
        <w:r w:rsidDel="00BD315B">
          <w:delText>80%</w:delText>
        </w:r>
      </w:del>
      <w:ins w:id="19" w:author="Goldstein, Leanne" w:date="2026-03-21T05:14:00Z" w16du:dateUtc="2026-03-21T11:14:00Z">
        <w:r w:rsidR="00BD315B">
          <w:t>half</w:t>
        </w:r>
      </w:ins>
      <w:r>
        <w:t xml:space="preserve"> of clinical trials</w:t>
      </w:r>
      <w:ins w:id="20" w:author="Shaw, Crystal" w:date="2026-03-23T11:49:00Z" w16du:dateUtc="2026-03-23T18:49:00Z">
        <w:r w:rsidR="003A6B6A">
          <w:t xml:space="preserve"> globally</w:t>
        </w:r>
      </w:ins>
      <w:r>
        <w:t xml:space="preserve"> fail to enroll on time, leading to costly extensions and additional sites (</w:t>
      </w:r>
      <w:ins w:id="21" w:author="Goldstein, Leanne" w:date="2026-03-21T05:15:00Z" w16du:dateUtc="2026-03-21T11:15:00Z">
        <w:r w:rsidR="00BD315B">
          <w:t>Lambert et al, 2024</w:t>
        </w:r>
      </w:ins>
      <w:del w:id="22" w:author="Goldstein, Leanne" w:date="2026-03-21T05:15:00Z" w16du:dateUtc="2026-03-21T11:15:00Z">
        <w:r w:rsidDel="00BD315B">
          <w:delText>Desai, 2020</w:delText>
        </w:r>
      </w:del>
      <w:r>
        <w:t>)</w:t>
      </w:r>
      <w:ins w:id="23" w:author="Shaw, Crystal" w:date="2026-03-23T11:42:00Z" w16du:dateUtc="2026-03-23T18:42:00Z">
        <w:r w:rsidR="007B2439">
          <w:t xml:space="preserve">; </w:t>
        </w:r>
      </w:ins>
      <w:ins w:id="24" w:author="Shaw, Crystal" w:date="2026-03-23T11:50:00Z" w16du:dateUtc="2026-03-23T18:50:00Z">
        <w:r w:rsidR="00D85FC5">
          <w:t xml:space="preserve">and </w:t>
        </w:r>
      </w:ins>
      <w:ins w:id="25" w:author="Shaw, Crystal" w:date="2026-03-23T11:42:00Z" w16du:dateUtc="2026-03-23T18:42:00Z">
        <w:r w:rsidR="007B2439">
          <w:t>d</w:t>
        </w:r>
      </w:ins>
      <w:del w:id="26" w:author="Shaw, Crystal" w:date="2026-03-23T11:42:00Z" w16du:dateUtc="2026-03-23T18:42:00Z">
        <w:r w:rsidDel="007B2439">
          <w:delText>. D</w:delText>
        </w:r>
      </w:del>
      <w:r>
        <w:t>rug supply waste in clinical trials is estimated at 50</w:t>
      </w:r>
      <w:del w:id="27" w:author="Goldstein, Leanne" w:date="2026-03-21T05:37:00Z" w16du:dateUtc="2026-03-21T11:37:00Z">
        <w:r w:rsidDel="00F51D89">
          <w:delText>–70</w:delText>
        </w:r>
      </w:del>
      <w:r>
        <w:t>%</w:t>
      </w:r>
      <w:ins w:id="28" w:author="Goldstein, Leanne" w:date="2026-03-21T05:38:00Z" w16du:dateUtc="2026-03-21T11:38:00Z">
        <w:r w:rsidR="00F51D89">
          <w:t xml:space="preserve"> </w:t>
        </w:r>
      </w:ins>
      <w:del w:id="29" w:author="Goldstein, Leanne" w:date="2026-03-21T05:37:00Z" w16du:dateUtc="2026-03-21T11:37:00Z">
        <w:r w:rsidDel="00F51D89">
          <w:delText xml:space="preserve"> of packaged material </w:delText>
        </w:r>
      </w:del>
      <w:r>
        <w:t>(</w:t>
      </w:r>
      <w:ins w:id="30" w:author="Goldstein, Leanne" w:date="2026-03-21T05:37:00Z" w16du:dateUtc="2026-03-21T11:37:00Z">
        <w:r w:rsidR="00F51D89" w:rsidRPr="00F51D89">
          <w:t>McKinsey &amp; Company</w:t>
        </w:r>
        <w:del w:id="31" w:author="Shaw, Crystal" w:date="2026-03-23T11:42:00Z" w16du:dateUtc="2026-03-23T18:42:00Z">
          <w:r w:rsidR="00F51D89" w:rsidDel="007E5EAF">
            <w:delText xml:space="preserve"> </w:delText>
          </w:r>
        </w:del>
      </w:ins>
      <w:del w:id="32" w:author="Goldstein, Leanne" w:date="2026-03-21T05:37:00Z" w16du:dateUtc="2026-03-21T11:37:00Z">
        <w:r w:rsidDel="00F51D89">
          <w:delText>N-SIDE</w:delText>
        </w:r>
      </w:del>
      <w:r>
        <w:t xml:space="preserve">, </w:t>
      </w:r>
      <w:del w:id="33" w:author="Goldstein, Leanne" w:date="2026-03-21T05:37:00Z" w16du:dateUtc="2026-03-21T11:37:00Z">
        <w:r w:rsidDel="00F51D89">
          <w:delText>2023</w:delText>
        </w:r>
      </w:del>
      <w:ins w:id="34" w:author="Goldstein, Leanne" w:date="2026-03-21T05:37:00Z" w16du:dateUtc="2026-03-21T11:37:00Z">
        <w:r w:rsidR="00F51D89">
          <w:t>2021</w:t>
        </w:r>
      </w:ins>
      <w:r>
        <w:t>)</w:t>
      </w:r>
      <w:del w:id="35" w:author="Shaw, Crystal" w:date="2026-03-23T11:42:00Z" w16du:dateUtc="2026-03-23T18:42:00Z">
        <w:r w:rsidDel="007B2439">
          <w:delText>. S</w:delText>
        </w:r>
      </w:del>
      <w:del w:id="36" w:author="Shaw, Crystal" w:date="2026-03-23T11:50:00Z" w16du:dateUtc="2026-03-23T18:50:00Z">
        <w:r w:rsidDel="00D85FC5">
          <w:delText>ites are selected based on relationships rather than data</w:delText>
        </w:r>
      </w:del>
      <w:r>
        <w:t>. The cost of these inefficiencies is staggering</w:t>
      </w:r>
      <w:ins w:id="37" w:author="Shaw, Crystal" w:date="2026-03-23T11:51:00Z" w16du:dateUtc="2026-03-23T18:51:00Z">
        <w:r w:rsidR="003C25C1">
          <w:t xml:space="preserve"> as </w:t>
        </w:r>
      </w:ins>
      <w:del w:id="38" w:author="Shaw, Crystal" w:date="2026-03-23T11:51:00Z" w16du:dateUtc="2026-03-23T18:51:00Z">
        <w:r w:rsidDel="003C25C1">
          <w:delText xml:space="preserve"> </w:delText>
        </w:r>
      </w:del>
      <w:ins w:id="39" w:author="Goldstein, Leanne" w:date="2026-03-20T19:47:00Z" w16du:dateUtc="2026-03-21T01:47:00Z">
        <w:del w:id="40" w:author="Shaw, Crystal" w:date="2026-03-23T11:51:00Z" w16du:dateUtc="2026-03-23T18:51:00Z">
          <w:r w:rsidR="00C2403F" w:rsidDel="003C25C1">
            <w:delText>and</w:delText>
          </w:r>
        </w:del>
      </w:ins>
      <w:del w:id="41" w:author="Goldstein, Leanne" w:date="2026-03-20T19:47:00Z" w16du:dateUtc="2026-03-21T01:47:00Z">
        <w:r w:rsidDel="00C2403F">
          <w:delText>—</w:delText>
        </w:r>
      </w:del>
      <w:del w:id="42" w:author="Shaw, Crystal" w:date="2026-03-23T11:51:00Z" w16du:dateUtc="2026-03-23T18:51:00Z">
        <w:r w:rsidDel="003C25C1">
          <w:delText xml:space="preserve"> </w:delText>
        </w:r>
      </w:del>
      <w:r>
        <w:t>delays alone can cost sponsors millions of dollars per day for a late-stage program.</w:t>
      </w:r>
    </w:p>
    <w:p w14:paraId="28D3369D" w14:textId="37F55FA5" w:rsidR="00A0708A" w:rsidRDefault="0002413C">
      <w:pPr>
        <w:pStyle w:val="BodyText"/>
      </w:pPr>
      <w:ins w:id="43" w:author="Shaw, Crystal" w:date="2026-03-23T11:44:00Z" w16du:dateUtc="2026-03-23T18:44:00Z">
        <w:r>
          <w:t>S</w:t>
        </w:r>
      </w:ins>
      <w:del w:id="44" w:author="Shaw, Crystal" w:date="2026-03-23T11:44:00Z" w16du:dateUtc="2026-03-23T18:44:00Z">
        <w:r w:rsidR="008C1DA2" w:rsidDel="0002413C">
          <w:delText>We believe s</w:delText>
        </w:r>
      </w:del>
      <w:r w:rsidR="008C1DA2">
        <w:t xml:space="preserve">tatisticians </w:t>
      </w:r>
      <w:ins w:id="45" w:author="Shaw, Crystal" w:date="2026-03-23T11:44:00Z" w16du:dateUtc="2026-03-23T18:44:00Z">
        <w:r>
          <w:t xml:space="preserve">are well-equipped to </w:t>
        </w:r>
      </w:ins>
      <w:del w:id="46" w:author="Shaw, Crystal" w:date="2026-03-23T11:47:00Z" w16du:dateUtc="2026-03-23T18:47:00Z">
        <w:r w:rsidR="008C1DA2" w:rsidDel="003351DE">
          <w:delText>can do something about this</w:delText>
        </w:r>
      </w:del>
      <w:ins w:id="47" w:author="Shaw, Crystal" w:date="2026-03-23T11:47:00Z" w16du:dateUtc="2026-03-23T18:47:00Z">
        <w:r w:rsidR="003351DE">
          <w:t>contribute innovative solutions to operational inefficien</w:t>
        </w:r>
      </w:ins>
      <w:ins w:id="48" w:author="Shaw, Crystal" w:date="2026-03-23T11:48:00Z" w16du:dateUtc="2026-03-23T18:48:00Z">
        <w:r w:rsidR="003351DE">
          <w:t>cies</w:t>
        </w:r>
      </w:ins>
      <w:r w:rsidR="008C1DA2">
        <w:t xml:space="preserve">. That is why we started </w:t>
      </w:r>
      <w:r w:rsidR="008C1DA2">
        <w:rPr>
          <w:b/>
          <w:bCs/>
        </w:rPr>
        <w:t>Efficiency+</w:t>
      </w:r>
      <w:r w:rsidR="008C1DA2">
        <w:t>.</w:t>
      </w:r>
    </w:p>
    <w:p w14:paraId="49E2EE51" w14:textId="77777777" w:rsidR="00A0708A" w:rsidRDefault="008C1DA2">
      <w:pPr>
        <w:pStyle w:val="Heading2"/>
      </w:pPr>
      <w:bookmarkStart w:id="49" w:name="how-we-got-here"/>
      <w:bookmarkEnd w:id="1"/>
      <w:r>
        <w:t>How We Got Here</w:t>
      </w:r>
    </w:p>
    <w:p w14:paraId="21DD65A1" w14:textId="4FB1E249" w:rsidR="00A0708A" w:rsidRDefault="008C1DA2">
      <w:pPr>
        <w:pStyle w:val="FirstParagraph"/>
      </w:pPr>
      <w:r>
        <w:t>The idea for Efficiency+ grew out of conversations among statisticians who found themselves increasingly involved in</w:t>
      </w:r>
      <w:ins w:id="50" w:author="Shaw, Crystal" w:date="2026-03-23T11:46:00Z" w16du:dateUtc="2026-03-23T18:46:00Z">
        <w:r w:rsidR="004C5497">
          <w:t xml:space="preserve"> several aspects of</w:t>
        </w:r>
      </w:ins>
      <w:r>
        <w:t xml:space="preserve"> operational decisions</w:t>
      </w:r>
      <w:ins w:id="51" w:author="Goldstein, Leanne" w:date="2026-03-20T19:48:00Z" w16du:dateUtc="2026-03-21T01:48:00Z">
        <w:r w:rsidR="00C2403F">
          <w:t>, including</w:t>
        </w:r>
        <w:del w:id="52" w:author="Shaw, Crystal" w:date="2026-03-23T11:46:00Z" w16du:dateUtc="2026-03-23T18:46:00Z">
          <w:r w:rsidR="00C2403F" w:rsidDel="003A3705">
            <w:delText>,</w:delText>
          </w:r>
        </w:del>
      </w:ins>
      <w:del w:id="53" w:author="Goldstein, Leanne" w:date="2026-03-20T19:48:00Z" w16du:dateUtc="2026-03-21T01:48:00Z">
        <w:r w:rsidDel="00C2403F">
          <w:delText xml:space="preserve"> —</w:delText>
        </w:r>
      </w:del>
      <w:r>
        <w:t xml:space="preserve"> enrollment forecasting, site selection, </w:t>
      </w:r>
      <w:ins w:id="54" w:author="Shaw, Crystal" w:date="2026-03-23T11:46:00Z" w16du:dateUtc="2026-03-23T18:46:00Z">
        <w:r w:rsidR="004C5497">
          <w:t xml:space="preserve">and </w:t>
        </w:r>
      </w:ins>
      <w:r>
        <w:t>drug supply planning</w:t>
      </w:r>
      <w:ins w:id="55" w:author="Goldstein, Leanne" w:date="2026-03-20T19:48:00Z" w16du:dateUtc="2026-03-21T01:48:00Z">
        <w:del w:id="56" w:author="Shaw, Crystal" w:date="2026-03-23T11:47:00Z" w16du:dateUtc="2026-03-23T18:47:00Z">
          <w:r w:rsidR="00C2403F" w:rsidDel="004C5497">
            <w:delText>, and more</w:delText>
          </w:r>
        </w:del>
        <w:r w:rsidR="00C2403F">
          <w:t xml:space="preserve">. </w:t>
        </w:r>
      </w:ins>
      <w:del w:id="57" w:author="Goldstein, Leanne" w:date="2026-03-20T19:48:00Z" w16du:dateUtc="2026-03-21T01:48:00Z">
        <w:r w:rsidDel="00C2403F">
          <w:delText xml:space="preserve"> — and</w:delText>
        </w:r>
      </w:del>
      <w:ins w:id="58" w:author="Goldstein, Leanne" w:date="2026-03-20T19:48:00Z" w16du:dateUtc="2026-03-21T01:48:00Z">
        <w:del w:id="59" w:author="Shaw, Crystal" w:date="2026-03-23T11:47:00Z" w16du:dateUtc="2026-03-23T18:47:00Z">
          <w:r w:rsidR="00C2403F" w:rsidDel="003351DE">
            <w:delText>We statisticians</w:delText>
          </w:r>
        </w:del>
      </w:ins>
      <w:del w:id="60" w:author="Shaw, Crystal" w:date="2026-03-23T11:47:00Z" w16du:dateUtc="2026-03-23T18:47:00Z">
        <w:r w:rsidDel="003351DE">
          <w:delText xml:space="preserve"> realized</w:delText>
        </w:r>
      </w:del>
      <w:ins w:id="61" w:author="Shaw, Crystal" w:date="2026-03-23T11:47:00Z" w16du:dateUtc="2026-03-23T18:47:00Z">
        <w:r w:rsidR="003351DE">
          <w:t>Yet,</w:t>
        </w:r>
      </w:ins>
      <w:r>
        <w:t xml:space="preserve"> there </w:t>
      </w:r>
      <w:ins w:id="62" w:author="Shaw, Crystal" w:date="2026-03-23T11:47:00Z" w16du:dateUtc="2026-03-23T18:47:00Z">
        <w:r w:rsidR="003351DE">
          <w:t>is</w:t>
        </w:r>
      </w:ins>
      <w:del w:id="63" w:author="Shaw, Crystal" w:date="2026-03-23T11:47:00Z" w16du:dateUtc="2026-03-23T18:47:00Z">
        <w:r w:rsidDel="003351DE">
          <w:delText>was</w:delText>
        </w:r>
      </w:del>
      <w:r>
        <w:t xml:space="preserve"> no organized </w:t>
      </w:r>
      <w:ins w:id="64" w:author="Shaw, Crystal" w:date="2026-03-23T11:47:00Z" w16du:dateUtc="2026-03-23T18:47:00Z">
        <w:r w:rsidR="003351DE">
          <w:t xml:space="preserve">statistical </w:t>
        </w:r>
      </w:ins>
      <w:r>
        <w:t>community to share methods, compare approaches, or develop best practices.</w:t>
      </w:r>
    </w:p>
    <w:p w14:paraId="4590A0EA" w14:textId="77777777" w:rsidR="00A0708A" w:rsidRDefault="008C1DA2">
      <w:pPr>
        <w:pStyle w:val="BodyText"/>
      </w:pPr>
      <w:r>
        <w:t>In early 2025, we submitted a proposal to the ASA Biopharmaceutical Section to form a new Scientific Working Group (SWG) focused on clinical trial operational efficiency. The proposal was approved, and in July 2025 we held our kickoff meeting with about 20 members from over 10 pharmaceutical and biotech companies.</w:t>
      </w:r>
    </w:p>
    <w:p w14:paraId="5879F92A" w14:textId="28DB2AA3" w:rsidR="00A0708A" w:rsidRDefault="008C1DA2">
      <w:pPr>
        <w:pStyle w:val="BodyText"/>
      </w:pPr>
      <w:r>
        <w:t>From the start, we wanted Efficiency+ to be different from a typical methods-focused working group. Our scope is deliberately cross-functional</w:t>
      </w:r>
      <w:ins w:id="65" w:author="Goldstein, Leanne" w:date="2026-03-21T05:38:00Z" w16du:dateUtc="2026-03-21T11:38:00Z">
        <w:r w:rsidR="00064FBD">
          <w:t>.</w:t>
        </w:r>
      </w:ins>
      <w:del w:id="66" w:author="Goldstein, Leanne" w:date="2026-03-21T05:38:00Z" w16du:dateUtc="2026-03-21T11:38:00Z">
        <w:r w:rsidDel="00064FBD">
          <w:delText xml:space="preserve"> —</w:delText>
        </w:r>
      </w:del>
      <w:r>
        <w:t xml:space="preserve"> </w:t>
      </w:r>
      <w:ins w:id="67" w:author="Goldstein, Leanne" w:date="2026-03-21T05:38:00Z" w16du:dateUtc="2026-03-21T11:38:00Z">
        <w:r w:rsidR="00064FBD">
          <w:t>W</w:t>
        </w:r>
      </w:ins>
      <w:del w:id="68" w:author="Goldstein, Leanne" w:date="2026-03-21T05:38:00Z" w16du:dateUtc="2026-03-21T11:38:00Z">
        <w:r w:rsidDel="00064FBD">
          <w:delText>w</w:delText>
        </w:r>
      </w:del>
      <w:proofErr w:type="gramStart"/>
      <w:r>
        <w:t>e care</w:t>
      </w:r>
      <w:proofErr w:type="gramEnd"/>
      <w:r>
        <w:t xml:space="preserve"> about the intersection of statistics with clinical operations, drug supply, regulatory planning, and data management. The “+” in our name reflects </w:t>
      </w:r>
      <w:del w:id="69" w:author="Goldstein, Leanne" w:date="2026-03-20T19:49:00Z" w16du:dateUtc="2026-03-21T01:49:00Z">
        <w:r w:rsidDel="00C2403F">
          <w:delText>this: we are</w:delText>
        </w:r>
      </w:del>
      <w:ins w:id="70" w:author="Goldstein, Leanne" w:date="2026-03-20T19:49:00Z" w16du:dateUtc="2026-03-21T01:49:00Z">
        <w:r w:rsidR="00C2403F">
          <w:t>the</w:t>
        </w:r>
      </w:ins>
      <w:r>
        <w:t xml:space="preserve"> statisticians</w:t>
      </w:r>
      <w:del w:id="71" w:author="Goldstein, Leanne" w:date="2026-03-20T19:49:00Z" w16du:dateUtc="2026-03-21T01:49:00Z">
        <w:r w:rsidDel="00C2403F">
          <w:delText>,</w:delText>
        </w:r>
      </w:del>
      <w:r>
        <w:t xml:space="preserve"> </w:t>
      </w:r>
      <w:r>
        <w:rPr>
          <w:i/>
          <w:iCs/>
        </w:rPr>
        <w:t>plus</w:t>
      </w:r>
      <w:r>
        <w:t xml:space="preserve"> the collaborators and domains we need to work with to </w:t>
      </w:r>
      <w:del w:id="72" w:author="Shaw, Crystal" w:date="2026-03-23T11:53:00Z" w16du:dateUtc="2026-03-23T18:53:00Z">
        <w:r w:rsidDel="00520489">
          <w:delText>actually move</w:delText>
        </w:r>
      </w:del>
      <w:ins w:id="73" w:author="Shaw, Crystal" w:date="2026-03-23T11:53:00Z" w16du:dateUtc="2026-03-23T18:53:00Z">
        <w:r w:rsidR="00520489">
          <w:t>move</w:t>
        </w:r>
      </w:ins>
      <w:r>
        <w:t xml:space="preserve"> the needle.</w:t>
      </w:r>
    </w:p>
    <w:p w14:paraId="5A589706" w14:textId="77777777" w:rsidR="00A0708A" w:rsidRDefault="008C1DA2">
      <w:pPr>
        <w:pStyle w:val="Heading2"/>
      </w:pPr>
      <w:bookmarkStart w:id="74" w:name="our-mission"/>
      <w:bookmarkEnd w:id="49"/>
      <w:r>
        <w:t>Our Mission</w:t>
      </w:r>
    </w:p>
    <w:p w14:paraId="13A6A80F" w14:textId="3579E308" w:rsidR="00A0708A" w:rsidRDefault="008C1DA2">
      <w:pPr>
        <w:pStyle w:val="FirstParagraph"/>
      </w:pPr>
      <w:r>
        <w:t xml:space="preserve">Our mission is to advance clinical trial operations by championing cross-pharma and cross-functional collaborative research </w:t>
      </w:r>
      <w:ins w:id="75" w:author="Shaw, Crystal" w:date="2026-03-23T11:53:00Z" w16du:dateUtc="2026-03-23T18:53:00Z">
        <w:r w:rsidR="00AC632A">
          <w:t xml:space="preserve">to </w:t>
        </w:r>
      </w:ins>
      <w:del w:id="76" w:author="Shaw, Crystal" w:date="2026-03-23T11:53:00Z" w16du:dateUtc="2026-03-23T18:53:00Z">
        <w:r w:rsidDel="00AC632A">
          <w:delText xml:space="preserve">and </w:delText>
        </w:r>
      </w:del>
      <w:r>
        <w:t>driv</w:t>
      </w:r>
      <w:ins w:id="77" w:author="Shaw, Crystal" w:date="2026-03-23T11:53:00Z" w16du:dateUtc="2026-03-23T18:53:00Z">
        <w:r w:rsidR="00AC632A">
          <w:t>e</w:t>
        </w:r>
      </w:ins>
      <w:del w:id="78" w:author="Shaw, Crystal" w:date="2026-03-23T11:53:00Z" w16du:dateUtc="2026-03-23T18:53:00Z">
        <w:r w:rsidDel="00AC632A">
          <w:delText>ing</w:delText>
        </w:r>
      </w:del>
      <w:r>
        <w:t xml:space="preserve"> statistical innovations. We are </w:t>
      </w:r>
      <w:r>
        <w:lastRenderedPageBreak/>
        <w:t>dedicated to fostering interdisciplinary progress in trial design and execution, ensuring the highest standards of study conduct. Through sharing insights, identifying gaps, and learning from one another, we aim to optimize efficiency, reduce waste, and ultimately accelerate the path from lab to patient (Efficiency+ Scientific Working Group, 2025).</w:t>
      </w:r>
    </w:p>
    <w:p w14:paraId="7B8A09FB" w14:textId="535AE87B" w:rsidR="00A0708A" w:rsidRDefault="008C1DA2">
      <w:pPr>
        <w:pStyle w:val="Heading2"/>
      </w:pPr>
      <w:bookmarkStart w:id="79" w:name="what-we-are-working-on"/>
      <w:bookmarkEnd w:id="74"/>
      <w:del w:id="80" w:author="Shaw, Crystal" w:date="2026-03-23T11:56:00Z" w16du:dateUtc="2026-03-23T18:56:00Z">
        <w:r w:rsidDel="007330B0">
          <w:delText>What We Are Working On</w:delText>
        </w:r>
      </w:del>
      <w:ins w:id="81" w:author="Shaw, Crystal" w:date="2026-03-23T11:56:00Z" w16du:dateUtc="2026-03-23T18:56:00Z">
        <w:r w:rsidR="007330B0">
          <w:t>Workstreams</w:t>
        </w:r>
      </w:ins>
    </w:p>
    <w:p w14:paraId="79ADEDC6" w14:textId="64E15EE5" w:rsidR="00A0708A" w:rsidRDefault="008C1DA2">
      <w:pPr>
        <w:pStyle w:val="FirstParagraph"/>
      </w:pPr>
      <w:r>
        <w:t xml:space="preserve">After our kickoff, we surveyed members to identify the most pressing topics. The results were clear </w:t>
      </w:r>
      <w:ins w:id="82" w:author="Goldstein, Leanne" w:date="2026-03-20T19:50:00Z" w16du:dateUtc="2026-03-21T01:50:00Z">
        <w:r w:rsidR="00C2403F">
          <w:t>and</w:t>
        </w:r>
      </w:ins>
      <w:del w:id="83" w:author="Goldstein, Leanne" w:date="2026-03-20T19:50:00Z" w16du:dateUtc="2026-03-21T01:50:00Z">
        <w:r w:rsidDel="00C2403F">
          <w:delText>—</w:delText>
        </w:r>
      </w:del>
      <w:r>
        <w:t xml:space="preserve"> four focus areas emerged</w:t>
      </w:r>
      <w:del w:id="84" w:author="Goldstein, Leanne" w:date="2026-03-20T19:50:00Z" w16du:dateUtc="2026-03-21T01:50:00Z">
        <w:r w:rsidDel="00C2403F">
          <w:delText>, and</w:delText>
        </w:r>
      </w:del>
      <w:ins w:id="85" w:author="Goldstein, Leanne" w:date="2026-03-20T19:50:00Z" w16du:dateUtc="2026-03-21T01:50:00Z">
        <w:r w:rsidR="00C2403F">
          <w:t xml:space="preserve">. </w:t>
        </w:r>
      </w:ins>
      <w:del w:id="86" w:author="Goldstein, Leanne" w:date="2026-03-20T19:50:00Z" w16du:dateUtc="2026-03-21T01:50:00Z">
        <w:r w:rsidDel="00C2403F">
          <w:delText xml:space="preserve"> w</w:delText>
        </w:r>
      </w:del>
      <w:ins w:id="87" w:author="Goldstein, Leanne" w:date="2026-03-20T19:50:00Z" w16du:dateUtc="2026-03-21T01:50:00Z">
        <w:r w:rsidR="00C2403F">
          <w:t>W</w:t>
        </w:r>
      </w:ins>
      <w:r>
        <w:t xml:space="preserve">e </w:t>
      </w:r>
      <w:ins w:id="88" w:author="Goldstein, Leanne" w:date="2026-03-20T19:50:00Z" w16du:dateUtc="2026-03-21T01:50:00Z">
        <w:r w:rsidR="00C2403F">
          <w:t xml:space="preserve">then </w:t>
        </w:r>
      </w:ins>
      <w:r>
        <w:t>organized</w:t>
      </w:r>
      <w:ins w:id="89" w:author="Shaw, Crystal" w:date="2026-03-23T11:58:00Z" w16du:dateUtc="2026-03-23T18:58:00Z">
        <w:r w:rsidR="00A26ADE">
          <w:t xml:space="preserve"> our group</w:t>
        </w:r>
      </w:ins>
      <w:r>
        <w:t xml:space="preserve"> into corresponding workstreams:</w:t>
      </w:r>
    </w:p>
    <w:p w14:paraId="2087AE0E" w14:textId="77777777" w:rsidR="00A0708A" w:rsidRDefault="008C1DA2">
      <w:pPr>
        <w:pStyle w:val="BodyText"/>
      </w:pPr>
      <w:r>
        <w:rPr>
          <w:b/>
          <w:bCs/>
        </w:rPr>
        <w:t>1. Patient Recruitment Monitoring and Forecasting, Site Selection</w:t>
      </w:r>
      <w:r>
        <w:t xml:space="preserve"> </w:t>
      </w:r>
      <w:r>
        <w:rPr>
          <w:i/>
          <w:iCs/>
        </w:rPr>
        <w:t>Led by Clara Cali Mella (Bayer) and Vlad Anisimov (Amgen)</w:t>
      </w:r>
    </w:p>
    <w:p w14:paraId="102D22EF" w14:textId="543758DC" w:rsidR="00A0708A" w:rsidRDefault="008C1DA2">
      <w:pPr>
        <w:pStyle w:val="BodyText"/>
      </w:pPr>
      <w:r>
        <w:t xml:space="preserve">This </w:t>
      </w:r>
      <w:del w:id="90" w:author="Shaw, Crystal" w:date="2026-03-23T11:58:00Z" w16du:dateUtc="2026-03-23T18:58:00Z">
        <w:r w:rsidDel="00A423EA">
          <w:delText>is the area that</w:delText>
        </w:r>
      </w:del>
      <w:ins w:id="91" w:author="Shaw, Crystal" w:date="2026-03-23T11:58:00Z" w16du:dateUtc="2026-03-23T18:58:00Z">
        <w:r w:rsidR="00A423EA">
          <w:t>topic</w:t>
        </w:r>
      </w:ins>
      <w:r>
        <w:t xml:space="preserve"> drew the most interest. The team is tackling questions like: What are the best statistical models for enrollment forecasting? How do you combine historical data, real-world data, and accumulating trial data into a single forecast? How should site selection leverage predictive analytics rather than just investigator relationships? Vlad brings deep expertise in Poisson-gamma modeling for recruitment</w:t>
      </w:r>
      <w:del w:id="92" w:author="Goldstein, Leanne" w:date="2026-03-21T04:59:00Z" w16du:dateUtc="2026-03-21T10:59:00Z">
        <w:r w:rsidDel="00CE2049">
          <w:delText xml:space="preserve"> (Anisimov &amp; Fedorov, 2007),</w:delText>
        </w:r>
      </w:del>
      <w:r>
        <w:t xml:space="preserve"> and the team is working toward a comparative review of forecasting methodologies.</w:t>
      </w:r>
    </w:p>
    <w:p w14:paraId="2EA1E81E" w14:textId="77777777" w:rsidR="00A0708A" w:rsidRDefault="008C1DA2">
      <w:pPr>
        <w:pStyle w:val="BodyText"/>
      </w:pPr>
      <w:r>
        <w:rPr>
          <w:b/>
          <w:bCs/>
        </w:rPr>
        <w:t>2. Dynamic Trial Monitoring and Data Quality</w:t>
      </w:r>
      <w:r>
        <w:t xml:space="preserve"> </w:t>
      </w:r>
      <w:r>
        <w:rPr>
          <w:i/>
          <w:iCs/>
        </w:rPr>
        <w:t>Led by Palanikumar Ravindran (BMS)</w:t>
      </w:r>
    </w:p>
    <w:p w14:paraId="145290B5" w14:textId="35A261C0" w:rsidR="00A0708A" w:rsidRDefault="008C1DA2">
      <w:pPr>
        <w:pStyle w:val="BodyText"/>
      </w:pPr>
      <w:r>
        <w:t>This workstream focuses on using AI/ML and statistical methods for real-time risk detection during trial conduct</w:t>
      </w:r>
      <w:ins w:id="93" w:author="Goldstein, Leanne" w:date="2026-03-21T04:45:00Z" w16du:dateUtc="2026-03-21T10:45:00Z">
        <w:r w:rsidR="00263C94">
          <w:t>,</w:t>
        </w:r>
      </w:ins>
      <w:del w:id="94" w:author="Goldstein, Leanne" w:date="2026-03-21T04:45:00Z" w16du:dateUtc="2026-03-21T10:45:00Z">
        <w:r w:rsidDel="00263C94">
          <w:delText xml:space="preserve"> —</w:delText>
        </w:r>
      </w:del>
      <w:r>
        <w:t xml:space="preserve"> identifying underperforming sites early, predicting dropout patterns, and monitoring data quality signals. The goal is to move</w:t>
      </w:r>
      <w:ins w:id="95" w:author="Shaw, Crystal" w:date="2026-03-23T11:59:00Z" w16du:dateUtc="2026-03-23T18:59:00Z">
        <w:r w:rsidR="000D545B">
          <w:t xml:space="preserve"> from reactive to proactive</w:t>
        </w:r>
      </w:ins>
      <w:r>
        <w:t xml:space="preserve"> trial oversight</w:t>
      </w:r>
      <w:del w:id="96" w:author="Shaw, Crystal" w:date="2026-03-23T12:00:00Z" w16du:dateUtc="2026-03-23T19:00:00Z">
        <w:r w:rsidDel="000D545B">
          <w:delText xml:space="preserve"> from reactive to proactive</w:delText>
        </w:r>
      </w:del>
      <w:r>
        <w:t>.</w:t>
      </w:r>
    </w:p>
    <w:p w14:paraId="3E862002" w14:textId="77777777" w:rsidR="00A0708A" w:rsidRDefault="008C1DA2">
      <w:pPr>
        <w:pStyle w:val="BodyText"/>
      </w:pPr>
      <w:r>
        <w:rPr>
          <w:b/>
          <w:bCs/>
        </w:rPr>
        <w:t>3. Study Design and Operations Impact</w:t>
      </w:r>
      <w:r>
        <w:t xml:space="preserve"> </w:t>
      </w:r>
      <w:r>
        <w:rPr>
          <w:i/>
          <w:iCs/>
        </w:rPr>
        <w:t xml:space="preserve">Led by </w:t>
      </w:r>
      <w:proofErr w:type="spellStart"/>
      <w:r>
        <w:rPr>
          <w:i/>
          <w:iCs/>
        </w:rPr>
        <w:t>Dooti</w:t>
      </w:r>
      <w:proofErr w:type="spellEnd"/>
      <w:r>
        <w:rPr>
          <w:i/>
          <w:iCs/>
        </w:rPr>
        <w:t xml:space="preserve"> Roy (Boehringer Ingelheim)</w:t>
      </w:r>
    </w:p>
    <w:p w14:paraId="3A86C5AB" w14:textId="2402FA1D" w:rsidR="00A0708A" w:rsidRDefault="008C1DA2">
      <w:pPr>
        <w:pStyle w:val="BodyText"/>
      </w:pPr>
      <w:r>
        <w:t xml:space="preserve">Innovative trial designs (adaptive, platform, seamless) are </w:t>
      </w:r>
      <w:ins w:id="97" w:author="Shaw, Crystal" w:date="2026-03-23T12:00:00Z" w16du:dateUtc="2026-03-23T19:00:00Z">
        <w:r w:rsidR="00A600B6">
          <w:t xml:space="preserve">statistically </w:t>
        </w:r>
      </w:ins>
      <w:r>
        <w:t xml:space="preserve">exciting </w:t>
      </w:r>
      <w:del w:id="98" w:author="Shaw, Crystal" w:date="2026-03-23T12:00:00Z" w16du:dateUtc="2026-03-23T19:00:00Z">
        <w:r w:rsidDel="00A600B6">
          <w:delText xml:space="preserve">statistically </w:delText>
        </w:r>
      </w:del>
      <w:r>
        <w:t>but can create operational nightmares. This team examines the two-way relationship between design choices and operational execution</w:t>
      </w:r>
      <w:ins w:id="99" w:author="Goldstein, Leanne" w:date="2026-03-21T04:46:00Z" w16du:dateUtc="2026-03-21T10:46:00Z">
        <w:r w:rsidR="00263C94">
          <w:t>, such as</w:t>
        </w:r>
      </w:ins>
      <w:del w:id="100" w:author="Goldstein, Leanne" w:date="2026-03-21T04:46:00Z" w16du:dateUtc="2026-03-21T10:46:00Z">
        <w:r w:rsidDel="00263C94">
          <w:delText xml:space="preserve"> </w:delText>
        </w:r>
      </w:del>
      <w:del w:id="101" w:author="Goldstein, Leanne" w:date="2026-03-21T04:45:00Z" w16du:dateUtc="2026-03-21T10:45:00Z">
        <w:r w:rsidDel="00263C94">
          <w:delText>—</w:delText>
        </w:r>
      </w:del>
      <w:r>
        <w:t xml:space="preserve"> how design decisions affect timelines and resources, and how operational realities should inform design.</w:t>
      </w:r>
    </w:p>
    <w:p w14:paraId="5F59FBE6" w14:textId="77777777" w:rsidR="00A0708A" w:rsidRDefault="008C1DA2">
      <w:pPr>
        <w:pStyle w:val="BodyText"/>
      </w:pPr>
      <w:r>
        <w:rPr>
          <w:b/>
          <w:bCs/>
        </w:rPr>
        <w:t>4. Clinical Supply Chain</w:t>
      </w:r>
      <w:r>
        <w:t xml:space="preserve"> </w:t>
      </w:r>
      <w:r>
        <w:rPr>
          <w:i/>
          <w:iCs/>
        </w:rPr>
        <w:t>Led by Christi Kleoudis (AstraZeneca)</w:t>
      </w:r>
    </w:p>
    <w:p w14:paraId="1A218B09" w14:textId="601F9831" w:rsidR="00A0708A" w:rsidRDefault="008C1DA2">
      <w:pPr>
        <w:pStyle w:val="BodyText"/>
      </w:pPr>
      <w:r>
        <w:t>Drug supply planning is one of the most impactful yet underappreciated areas where statistic</w:t>
      </w:r>
      <w:ins w:id="102" w:author="Shaw, Crystal" w:date="2026-03-23T12:04:00Z" w16du:dateUtc="2026-03-23T19:04:00Z">
        <w:r w:rsidR="0082074C">
          <w:t>al innovation</w:t>
        </w:r>
      </w:ins>
      <w:del w:id="103" w:author="Shaw, Crystal" w:date="2026-03-23T12:04:00Z" w16du:dateUtc="2026-03-23T19:04:00Z">
        <w:r w:rsidDel="0082074C">
          <w:delText>s</w:delText>
        </w:r>
      </w:del>
      <w:r>
        <w:t xml:space="preserve"> can </w:t>
      </w:r>
      <w:ins w:id="104" w:author="Shaw, Crystal" w:date="2026-03-23T12:04:00Z" w16du:dateUtc="2026-03-23T19:04:00Z">
        <w:r w:rsidR="0082074C">
          <w:t>make a difference</w:t>
        </w:r>
      </w:ins>
      <w:del w:id="105" w:author="Shaw, Crystal" w:date="2026-03-23T12:04:00Z" w16du:dateUtc="2026-03-23T19:04:00Z">
        <w:r w:rsidDel="0082074C">
          <w:delText>help</w:delText>
        </w:r>
      </w:del>
      <w:r>
        <w:t>. This workstream is developing simulation-based approaches to forecast drug demand, optimize vial configurations, and reduce waste</w:t>
      </w:r>
      <w:ins w:id="106" w:author="Goldstein, Leanne" w:date="2026-03-21T04:46:00Z" w16du:dateUtc="2026-03-21T10:46:00Z">
        <w:r w:rsidR="00263C94">
          <w:t xml:space="preserve">, </w:t>
        </w:r>
      </w:ins>
      <w:del w:id="107" w:author="Goldstein, Leanne" w:date="2026-03-21T04:46:00Z" w16du:dateUtc="2026-03-21T10:46:00Z">
        <w:r w:rsidDel="00263C94">
          <w:delText xml:space="preserve"> — </w:delText>
        </w:r>
      </w:del>
      <w:r>
        <w:t>potentially saving millions per program.</w:t>
      </w:r>
    </w:p>
    <w:p w14:paraId="13DFA201" w14:textId="77777777" w:rsidR="00A0708A" w:rsidRDefault="008C1DA2">
      <w:pPr>
        <w:pStyle w:val="Heading2"/>
      </w:pPr>
      <w:bookmarkStart w:id="108" w:name="our-members"/>
      <w:bookmarkEnd w:id="79"/>
      <w:r>
        <w:t xml:space="preserve">Our </w:t>
      </w:r>
      <w:proofErr w:type="gramStart"/>
      <w:r>
        <w:t>Members</w:t>
      </w:r>
      <w:proofErr w:type="gramEnd"/>
    </w:p>
    <w:p w14:paraId="0556A9A7" w14:textId="08C5F5E8" w:rsidR="00A0708A" w:rsidRDefault="008C1DA2">
      <w:pPr>
        <w:pStyle w:val="FirstParagraph"/>
      </w:pPr>
      <w:del w:id="109" w:author="Shaw, Crystal" w:date="2026-03-23T12:01:00Z" w16du:dateUtc="2026-03-23T19:01:00Z">
        <w:r w:rsidDel="00BC0CCA">
          <w:delText>One thing we</w:delText>
        </w:r>
      </w:del>
      <w:ins w:id="110" w:author="Shaw, Crystal" w:date="2026-03-23T12:01:00Z" w16du:dateUtc="2026-03-23T19:01:00Z">
        <w:r w:rsidR="00BC0CCA">
          <w:t>We</w:t>
        </w:r>
      </w:ins>
      <w:r>
        <w:t xml:space="preserve"> are proud of </w:t>
      </w:r>
      <w:del w:id="111" w:author="Shaw, Crystal" w:date="2026-03-23T12:01:00Z" w16du:dateUtc="2026-03-23T19:01:00Z">
        <w:r w:rsidDel="00BC0CCA">
          <w:delText xml:space="preserve">is </w:delText>
        </w:r>
      </w:del>
      <w:r>
        <w:t>the breadth of our membership</w:t>
      </w:r>
      <w:ins w:id="112" w:author="Shaw, Crystal" w:date="2026-03-23T12:01:00Z" w16du:dateUtc="2026-03-23T19:01:00Z">
        <w:r w:rsidR="00BC0CCA">
          <w:t xml:space="preserve">, which exemplifies our </w:t>
        </w:r>
      </w:ins>
      <w:ins w:id="113" w:author="Shaw, Crystal" w:date="2026-03-23T12:08:00Z" w16du:dateUtc="2026-03-23T19:08:00Z">
        <w:r w:rsidR="00833A3E">
          <w:t>vision for cross</w:t>
        </w:r>
      </w:ins>
      <w:ins w:id="114" w:author="Shaw, Crystal" w:date="2026-03-23T12:04:00Z" w16du:dateUtc="2026-03-23T19:04:00Z">
        <w:r w:rsidR="0082074C">
          <w:t>-industry</w:t>
        </w:r>
      </w:ins>
      <w:ins w:id="115" w:author="Shaw, Crystal" w:date="2026-03-23T12:10:00Z" w16du:dateUtc="2026-03-23T19:10:00Z">
        <w:r w:rsidR="00AE1B98">
          <w:t>, cross-functional</w:t>
        </w:r>
      </w:ins>
      <w:ins w:id="116" w:author="Shaw, Crystal" w:date="2026-03-23T12:04:00Z" w16du:dateUtc="2026-03-23T19:04:00Z">
        <w:r w:rsidR="0082074C">
          <w:t xml:space="preserve"> collaboration</w:t>
        </w:r>
      </w:ins>
      <w:r>
        <w:t xml:space="preserve">. Efficiency+ currently includes about 20 active members from AbbVie, Amgen, AstraZeneca, Bayer, </w:t>
      </w:r>
      <w:proofErr w:type="spellStart"/>
      <w:r>
        <w:t>Beonemed</w:t>
      </w:r>
      <w:proofErr w:type="spellEnd"/>
      <w:r>
        <w:t xml:space="preserve">, Boehringer Ingelheim, BMS, Cytel, Johnson &amp; Johnson, Eli Lilly, Regeneron, and Sanofi. </w:t>
      </w:r>
      <w:del w:id="117" w:author="Shaw, Crystal" w:date="2026-03-23T12:08:00Z" w16du:dateUtc="2026-03-23T19:08:00Z">
        <w:r w:rsidDel="00154ADE">
          <w:delText xml:space="preserve">We </w:delText>
        </w:r>
        <w:r w:rsidDel="00154ADE">
          <w:lastRenderedPageBreak/>
          <w:delText>have</w:delText>
        </w:r>
      </w:del>
      <w:ins w:id="118" w:author="Shaw, Crystal" w:date="2026-03-23T12:08:00Z" w16du:dateUtc="2026-03-23T19:08:00Z">
        <w:r w:rsidR="00154ADE">
          <w:t>Our membership comprises</w:t>
        </w:r>
      </w:ins>
      <w:r>
        <w:t xml:space="preserve"> statisticians, data scientists, and clinical operations professionals</w:t>
      </w:r>
      <w:ins w:id="119" w:author="Goldstein, Leanne" w:date="2026-03-21T04:46:00Z" w16du:dateUtc="2026-03-21T10:46:00Z">
        <w:r w:rsidR="00263C94">
          <w:t xml:space="preserve">, </w:t>
        </w:r>
        <w:del w:id="120" w:author="Shaw, Crystal" w:date="2026-03-23T12:09:00Z" w16du:dateUtc="2026-03-23T19:09:00Z">
          <w:r w:rsidR="00263C94" w:rsidDel="00BD72E4">
            <w:delText>which is</w:delText>
          </w:r>
        </w:del>
      </w:ins>
      <w:del w:id="121" w:author="Shaw, Crystal" w:date="2026-03-23T12:09:00Z" w16du:dateUtc="2026-03-23T19:09:00Z">
        <w:r w:rsidDel="00BD72E4">
          <w:delText xml:space="preserve"> — </w:delText>
        </w:r>
      </w:del>
      <w:r>
        <w:t xml:space="preserve">exactly the kind of cross-functional mix </w:t>
      </w:r>
      <w:del w:id="122" w:author="Shaw, Crystal" w:date="2026-03-23T12:09:00Z" w16du:dateUtc="2026-03-23T19:09:00Z">
        <w:r w:rsidDel="00BD72E4">
          <w:delText xml:space="preserve">we think is </w:delText>
        </w:r>
      </w:del>
      <w:r>
        <w:t>needed to make real progress.</w:t>
      </w:r>
    </w:p>
    <w:p w14:paraId="68B7225D" w14:textId="77777777" w:rsidR="00A0708A" w:rsidRDefault="008C1DA2">
      <w:pPr>
        <w:pStyle w:val="Heading2"/>
      </w:pPr>
      <w:bookmarkStart w:id="123" w:name="what-we-have-done-so-far"/>
      <w:bookmarkEnd w:id="108"/>
      <w:r>
        <w:t>What We Have Done So Far</w:t>
      </w:r>
    </w:p>
    <w:p w14:paraId="54AE3A8D" w14:textId="60972C45" w:rsidR="00A0708A" w:rsidRDefault="008C1DA2">
      <w:pPr>
        <w:pStyle w:val="FirstParagraph"/>
      </w:pPr>
      <w:r>
        <w:t xml:space="preserve">It has been less than a year since our kickoff, but </w:t>
      </w:r>
      <w:ins w:id="124" w:author="Shaw, Crystal" w:date="2026-03-23T12:10:00Z" w16du:dateUtc="2026-03-23T19:10:00Z">
        <w:r w:rsidR="00133BD4">
          <w:t>Efficiency+ has been</w:t>
        </w:r>
      </w:ins>
      <w:ins w:id="125" w:author="Shaw, Crystal" w:date="2026-03-23T12:13:00Z" w16du:dateUtc="2026-03-23T19:13:00Z">
        <w:r w:rsidR="00EE4EA6">
          <w:t xml:space="preserve"> quite productive in </w:t>
        </w:r>
      </w:ins>
      <w:ins w:id="126" w:author="Shaw, Crystal" w:date="2026-03-23T12:11:00Z" w16du:dateUtc="2026-03-23T19:11:00Z">
        <w:r w:rsidR="007F121B">
          <w:t>building</w:t>
        </w:r>
        <w:r w:rsidR="00D11233">
          <w:t xml:space="preserve"> presence </w:t>
        </w:r>
      </w:ins>
      <w:ins w:id="127" w:author="Shaw, Crystal" w:date="2026-03-23T12:12:00Z" w16du:dateUtc="2026-03-23T19:12:00Z">
        <w:r w:rsidR="00D11233">
          <w:t>in</w:t>
        </w:r>
        <w:r w:rsidR="009C558C">
          <w:t xml:space="preserve"> the research community</w:t>
        </w:r>
      </w:ins>
      <w:del w:id="128" w:author="Shaw, Crystal" w:date="2026-03-23T12:10:00Z" w16du:dateUtc="2026-03-23T19:10:00Z">
        <w:r w:rsidDel="00133BD4">
          <w:delText>we have been busy</w:delText>
        </w:r>
      </w:del>
      <w:ins w:id="129" w:author="Shaw, Crystal" w:date="2026-03-23T12:11:00Z" w16du:dateUtc="2026-03-23T19:11:00Z">
        <w:r w:rsidR="00D11233">
          <w:t>:</w:t>
        </w:r>
      </w:ins>
      <w:del w:id="130" w:author="Shaw, Crystal" w:date="2026-03-23T12:11:00Z" w16du:dateUtc="2026-03-23T19:11:00Z">
        <w:r w:rsidDel="00D11233">
          <w:delText>.</w:delText>
        </w:r>
      </w:del>
    </w:p>
    <w:p w14:paraId="3B091B39" w14:textId="6F433C1F" w:rsidR="00A0708A" w:rsidRDefault="008C1DA2">
      <w:pPr>
        <w:pStyle w:val="BodyText"/>
      </w:pPr>
      <w:r>
        <w:rPr>
          <w:b/>
          <w:bCs/>
        </w:rPr>
        <w:t>Conference Presence.</w:t>
      </w:r>
      <w:r>
        <w:t xml:space="preserve"> We just wrapped up a successful invited session at </w:t>
      </w:r>
      <w:r>
        <w:rPr>
          <w:b/>
          <w:bCs/>
        </w:rPr>
        <w:t>ENAR 2026</w:t>
      </w:r>
      <w:r>
        <w:t xml:space="preserve"> (March 15–18, Indianapolis) titled </w:t>
      </w:r>
      <w:r>
        <w:rPr>
          <w:i/>
          <w:iCs/>
        </w:rPr>
        <w:t>“Enhancing Clinical Trial Efficiency through Statistics, AI, and Collaborative Innovation.”</w:t>
      </w:r>
      <w:r>
        <w:t xml:space="preserve"> The session featured talks on data-driven recruitment forecasting, trial monitoring methods, pediatric trial challenges, and randomization in platform trials</w:t>
      </w:r>
      <w:ins w:id="131" w:author="Goldstein, Leanne" w:date="2026-03-21T04:47:00Z" w16du:dateUtc="2026-03-21T10:47:00Z">
        <w:r w:rsidR="00263C94">
          <w:t xml:space="preserve">. We </w:t>
        </w:r>
      </w:ins>
      <w:del w:id="132" w:author="Goldstein, Leanne" w:date="2026-03-21T04:47:00Z" w16du:dateUtc="2026-03-21T10:47:00Z">
        <w:r w:rsidDel="00263C94">
          <w:delText xml:space="preserve"> — and </w:delText>
        </w:r>
      </w:del>
      <w:r>
        <w:t>generated great discussion with the audience</w:t>
      </w:r>
      <w:ins w:id="133" w:author="Shaw, Crystal" w:date="2026-03-23T12:14:00Z" w16du:dateUtc="2026-03-23T19:14:00Z">
        <w:r w:rsidR="00564512">
          <w:t xml:space="preserve">, and the </w:t>
        </w:r>
      </w:ins>
      <w:ins w:id="134" w:author="Shaw, Crystal" w:date="2026-03-23T12:15:00Z" w16du:dateUtc="2026-03-23T19:15:00Z">
        <w:r w:rsidR="009222FE">
          <w:t>conversations are</w:t>
        </w:r>
      </w:ins>
      <w:ins w:id="135" w:author="Shaw, Crystal" w:date="2026-03-23T12:14:00Z" w16du:dateUtc="2026-03-23T19:14:00Z">
        <w:r w:rsidR="00564512">
          <w:t xml:space="preserve"> just beginning!</w:t>
        </w:r>
      </w:ins>
      <w:del w:id="136" w:author="Shaw, Crystal" w:date="2026-03-23T12:14:00Z" w16du:dateUtc="2026-03-23T19:14:00Z">
        <w:r w:rsidDel="00564512">
          <w:delText>.</w:delText>
        </w:r>
      </w:del>
      <w:r>
        <w:t xml:space="preserve"> </w:t>
      </w:r>
      <w:ins w:id="137" w:author="Shaw, Crystal" w:date="2026-03-23T12:14:00Z" w16du:dateUtc="2026-03-23T19:14:00Z">
        <w:r w:rsidR="00564512">
          <w:t>W</w:t>
        </w:r>
      </w:ins>
      <w:del w:id="138" w:author="Shaw, Crystal" w:date="2026-03-23T12:14:00Z" w16du:dateUtc="2026-03-23T19:14:00Z">
        <w:r w:rsidDel="00564512">
          <w:delText>W</w:delText>
        </w:r>
      </w:del>
      <w:proofErr w:type="gramStart"/>
      <w:r>
        <w:t>e have</w:t>
      </w:r>
      <w:proofErr w:type="gramEnd"/>
      <w:r>
        <w:t xml:space="preserve"> more sessions coming</w:t>
      </w:r>
      <w:ins w:id="139" w:author="Shaw, Crystal" w:date="2026-03-23T12:15:00Z" w16du:dateUtc="2026-03-23T19:15:00Z">
        <w:r w:rsidR="009222FE">
          <w:t xml:space="preserve"> this year</w:t>
        </w:r>
      </w:ins>
      <w:r>
        <w:t>:</w:t>
      </w:r>
    </w:p>
    <w:p w14:paraId="6766380A" w14:textId="18124E5D" w:rsidR="00A0708A" w:rsidRDefault="008C1DA2">
      <w:pPr>
        <w:pStyle w:val="Compact"/>
        <w:numPr>
          <w:ilvl w:val="0"/>
          <w:numId w:val="2"/>
        </w:numPr>
      </w:pPr>
      <w:r>
        <w:rPr>
          <w:b/>
          <w:bCs/>
        </w:rPr>
        <w:t>IBC 2026</w:t>
      </w:r>
      <w:r>
        <w:t xml:space="preserve"> (July, </w:t>
      </w:r>
      <w:proofErr w:type="gramStart"/>
      <w:r>
        <w:t>Seoul) —</w:t>
      </w:r>
      <w:proofErr w:type="gramEnd"/>
      <w:r>
        <w:t xml:space="preserve"> Invited session introducing Efficiency+ and showcasing member research on enrollment forecasting, AI-driven monitoring, and statistical leadership in operations</w:t>
      </w:r>
    </w:p>
    <w:p w14:paraId="5780CBC5" w14:textId="1154F55E" w:rsidR="00A0708A" w:rsidRDefault="008C1DA2">
      <w:pPr>
        <w:pStyle w:val="Compact"/>
        <w:numPr>
          <w:ilvl w:val="0"/>
          <w:numId w:val="2"/>
        </w:numPr>
      </w:pPr>
      <w:r>
        <w:rPr>
          <w:b/>
          <w:bCs/>
        </w:rPr>
        <w:t>RISW 2026</w:t>
      </w:r>
      <w:r>
        <w:t xml:space="preserve"> (September, Rockville, MD) — Accepted invited session on </w:t>
      </w:r>
      <w:r>
        <w:rPr>
          <w:i/>
          <w:iCs/>
        </w:rPr>
        <w:t>“Advanced Analytics for Operational Excellence”</w:t>
      </w:r>
      <w:r>
        <w:t xml:space="preserve"> covering recruitment, monitoring, design-operations interplay, and supply chain optimization</w:t>
      </w:r>
    </w:p>
    <w:p w14:paraId="0316333D" w14:textId="0355D7BE" w:rsidR="00A0708A" w:rsidRDefault="008C1DA2">
      <w:pPr>
        <w:pStyle w:val="Compact"/>
        <w:numPr>
          <w:ilvl w:val="0"/>
          <w:numId w:val="2"/>
        </w:numPr>
      </w:pPr>
      <w:r>
        <w:rPr>
          <w:b/>
          <w:bCs/>
        </w:rPr>
        <w:t>JSM 2026</w:t>
      </w:r>
      <w:r>
        <w:t xml:space="preserve"> (August, Boston) — Accepted invited session on </w:t>
      </w:r>
      <w:r>
        <w:rPr>
          <w:i/>
          <w:iCs/>
        </w:rPr>
        <w:t>“Advancing Clinical Trial Operations through Innovative Statistical Methodologies”</w:t>
      </w:r>
    </w:p>
    <w:p w14:paraId="05B86981" w14:textId="4816FFAB" w:rsidR="00A0708A" w:rsidRDefault="008C1DA2">
      <w:pPr>
        <w:pStyle w:val="FirstParagraph"/>
      </w:pPr>
      <w:r>
        <w:rPr>
          <w:b/>
          <w:bCs/>
        </w:rPr>
        <w:t>Simulation Tools.</w:t>
      </w:r>
      <w:r>
        <w:t xml:space="preserve"> We have been developing a clinical trial simulation engine in R (the “CSC” project) that provides end-to-end simulation capabilities</w:t>
      </w:r>
      <w:ins w:id="140" w:author="Goldstein, Leanne" w:date="2026-03-21T04:47:00Z" w16du:dateUtc="2026-03-21T10:47:00Z">
        <w:r w:rsidR="00263C94">
          <w:t>,</w:t>
        </w:r>
      </w:ins>
      <w:del w:id="141" w:author="Goldstein, Leanne" w:date="2026-03-21T04:47:00Z" w16du:dateUtc="2026-03-21T10:47:00Z">
        <w:r w:rsidDel="00263C94">
          <w:delText xml:space="preserve"> —</w:delText>
        </w:r>
      </w:del>
      <w:r>
        <w:t xml:space="preserve"> from site activation and patient enrollment through randomization, visit scheduling, and drug supply forecasting. The engine features 31 country-specific parameter types and Bayesian forecasting with JAGS integration. A key strength of the tool is its scenario planning capability: supply chain planners can explore the trade-off between probability of stock-out and amount of drug waste under different study designs and forecast/supply strategies, enabling more informed decision-making before and during a trial.</w:t>
      </w:r>
    </w:p>
    <w:p w14:paraId="0EB43224" w14:textId="205EE392" w:rsidR="00A0708A" w:rsidRDefault="008C1DA2">
      <w:pPr>
        <w:pStyle w:val="BodyText"/>
      </w:pPr>
      <w:r>
        <w:t>Importantly, the CSC platform is not just a standalone too</w:t>
      </w:r>
      <w:ins w:id="142" w:author="Goldstein, Leanne" w:date="2026-03-21T04:48:00Z" w16du:dateUtc="2026-03-21T10:48:00Z">
        <w:r w:rsidR="00263C94">
          <w:t xml:space="preserve">l. </w:t>
        </w:r>
      </w:ins>
      <w:del w:id="143" w:author="Goldstein, Leanne" w:date="2026-03-21T04:48:00Z" w16du:dateUtc="2026-03-21T10:48:00Z">
        <w:r w:rsidDel="00263C94">
          <w:delText>l — i</w:delText>
        </w:r>
      </w:del>
      <w:ins w:id="144" w:author="Goldstein, Leanne" w:date="2026-03-21T04:48:00Z" w16du:dateUtc="2026-03-21T10:48:00Z">
        <w:r w:rsidR="00263C94">
          <w:t>I</w:t>
        </w:r>
      </w:ins>
      <w:r>
        <w:t xml:space="preserve">t is our integration backbone. Each of our four topic teams works on different aspects of trial operations, and the simulation engine serves as the common platform that ties all their work together. The approach is “specification-first”: each team defines </w:t>
      </w:r>
      <w:r>
        <w:rPr>
          <w:i/>
          <w:iCs/>
        </w:rPr>
        <w:t>what</w:t>
      </w:r>
      <w:r>
        <w:t xml:space="preserve"> their methodology improves (e.g., adaptive site activation, ML-based enrollment forecasting, kit-specific safety stock policies) as structured specifications, and AI-assisted coding tools translate those specs into working simulation modules. This lets methodology experts contribute without needing to write code themselves, while enabling rigorous comparison of isolated versus integrated improvements. The vision is one platform, four teams, infinite scenarios</w:t>
      </w:r>
      <w:ins w:id="145" w:author="Goldstein, Leanne" w:date="2026-03-21T04:48:00Z" w16du:dateUtc="2026-03-21T10:48:00Z">
        <w:r w:rsidR="00263C94">
          <w:t>,</w:t>
        </w:r>
      </w:ins>
      <w:del w:id="146" w:author="Goldstein, Leanne" w:date="2026-03-21T04:48:00Z" w16du:dateUtc="2026-03-21T10:48:00Z">
        <w:r w:rsidDel="00263C94">
          <w:delText xml:space="preserve"> —</w:delText>
        </w:r>
      </w:del>
      <w:r>
        <w:t xml:space="preserve"> where simulation becomes the common language that proves the value of each team’s contribution and reveals synergies across them. This tool is still a work in progress, with active development ongoing across the working group.</w:t>
      </w:r>
    </w:p>
    <w:p w14:paraId="31F442FF" w14:textId="77777777" w:rsidR="00A0708A" w:rsidRDefault="008C1DA2">
      <w:pPr>
        <w:pStyle w:val="BodyText"/>
      </w:pPr>
      <w:r>
        <w:rPr>
          <w:b/>
          <w:bCs/>
        </w:rPr>
        <w:lastRenderedPageBreak/>
        <w:t>Reading Group.</w:t>
      </w:r>
      <w:r>
        <w:t xml:space="preserve"> We run a regular reading group where members discuss recent literature on clinical trial operations, keeping the group current on methods and sparking new research ideas.</w:t>
      </w:r>
    </w:p>
    <w:p w14:paraId="02BAF683" w14:textId="034DEC0A" w:rsidR="00A0708A" w:rsidDel="00EB123C" w:rsidRDefault="008C1DA2">
      <w:pPr>
        <w:pStyle w:val="BodyText"/>
        <w:rPr>
          <w:del w:id="147" w:author="Shaw, Crystal" w:date="2026-03-23T12:19:00Z" w16du:dateUtc="2026-03-23T19:19:00Z"/>
        </w:rPr>
      </w:pPr>
      <w:del w:id="148" w:author="Shaw, Crystal" w:date="2026-03-23T12:19:00Z" w16du:dateUtc="2026-03-23T19:19:00Z">
        <w:r w:rsidDel="00EB123C">
          <w:rPr>
            <w:b/>
            <w:bCs/>
          </w:rPr>
          <w:delText>Website.</w:delText>
        </w:r>
        <w:r w:rsidDel="00EB123C">
          <w:delText xml:space="preserve"> Our website at </w:delText>
        </w:r>
        <w:r w:rsidR="00A0708A" w:rsidDel="00EB123C">
          <w:fldChar w:fldCharType="begin"/>
        </w:r>
        <w:r w:rsidR="00A0708A" w:rsidDel="00EB123C">
          <w:delInstrText>HYPERLINK "https://efficiencyplustrials.github.io/" \h</w:delInstrText>
        </w:r>
        <w:r w:rsidR="00A0708A" w:rsidDel="00EB123C">
          <w:fldChar w:fldCharType="separate"/>
        </w:r>
        <w:r w:rsidR="00A0708A" w:rsidDel="00EB123C">
          <w:rPr>
            <w:rStyle w:val="Hyperlink"/>
          </w:rPr>
          <w:delText>efficiencyplustrials.github.io</w:delText>
        </w:r>
        <w:r w:rsidR="00A0708A" w:rsidDel="00EB123C">
          <w:fldChar w:fldCharType="end"/>
        </w:r>
        <w:r w:rsidDel="00EB123C">
          <w:delText xml:space="preserve"> serves as a hub for our mission, focus areas, and resources.</w:delText>
        </w:r>
      </w:del>
    </w:p>
    <w:p w14:paraId="598FAE75" w14:textId="77777777" w:rsidR="00A0708A" w:rsidRDefault="008C1DA2">
      <w:pPr>
        <w:pStyle w:val="Heading2"/>
      </w:pPr>
      <w:bookmarkStart w:id="149" w:name="find-us-online"/>
      <w:bookmarkEnd w:id="123"/>
      <w:r>
        <w:t>Find Us Online</w:t>
      </w:r>
    </w:p>
    <w:p w14:paraId="78249CCD" w14:textId="77777777" w:rsidR="00A0708A" w:rsidRDefault="008C1DA2">
      <w:pPr>
        <w:pStyle w:val="FirstParagraph"/>
      </w:pPr>
      <w:r>
        <w:t>We are actively building our community presence beyond conferences:</w:t>
      </w:r>
    </w:p>
    <w:p w14:paraId="2FA058EA" w14:textId="77777777" w:rsidR="00A0708A" w:rsidRDefault="008C1DA2">
      <w:pPr>
        <w:pStyle w:val="Compact"/>
        <w:numPr>
          <w:ilvl w:val="0"/>
          <w:numId w:val="3"/>
        </w:numPr>
      </w:pPr>
      <w:r>
        <w:rPr>
          <w:b/>
          <w:bCs/>
        </w:rPr>
        <w:t>X (Twitter)</w:t>
      </w:r>
      <w:r>
        <w:t xml:space="preserve">: Follow us at </w:t>
      </w:r>
      <w:r>
        <w:rPr>
          <w:b/>
          <w:bCs/>
        </w:rPr>
        <w:t>@efficiencyplus</w:t>
      </w:r>
      <w:r>
        <w:t xml:space="preserve"> (</w:t>
      </w:r>
      <w:hyperlink r:id="rId9">
        <w:r w:rsidR="00A0708A">
          <w:rPr>
            <w:rStyle w:val="Hyperlink"/>
          </w:rPr>
          <w:t>x.com/</w:t>
        </w:r>
        <w:proofErr w:type="spellStart"/>
        <w:r w:rsidR="00A0708A">
          <w:rPr>
            <w:rStyle w:val="Hyperlink"/>
          </w:rPr>
          <w:t>efficiencyplus</w:t>
        </w:r>
        <w:proofErr w:type="spellEnd"/>
      </w:hyperlink>
      <w:r>
        <w:t>) for session highlights, working group milestones, and new publications</w:t>
      </w:r>
    </w:p>
    <w:p w14:paraId="357FC6F9" w14:textId="77777777" w:rsidR="00A0708A" w:rsidRDefault="008C1DA2">
      <w:pPr>
        <w:pStyle w:val="Compact"/>
        <w:numPr>
          <w:ilvl w:val="0"/>
          <w:numId w:val="3"/>
        </w:numPr>
      </w:pPr>
      <w:r>
        <w:rPr>
          <w:b/>
          <w:bCs/>
        </w:rPr>
        <w:t>LinkedIn</w:t>
      </w:r>
      <w:r>
        <w:t xml:space="preserve">: Connect with us at </w:t>
      </w:r>
      <w:r>
        <w:rPr>
          <w:b/>
          <w:bCs/>
        </w:rPr>
        <w:t>@efficiency-plus-trials</w:t>
      </w:r>
      <w:r>
        <w:t xml:space="preserve"> (</w:t>
      </w:r>
      <w:hyperlink r:id="rId10">
        <w:r w:rsidR="00A0708A">
          <w:rPr>
            <w:rStyle w:val="Hyperlink"/>
          </w:rPr>
          <w:t>linkedin.com/company/efficiency-plus-trials</w:t>
        </w:r>
      </w:hyperlink>
      <w:r>
        <w:t>) for updates on conference sessions, working group news, and member spotlights</w:t>
      </w:r>
    </w:p>
    <w:p w14:paraId="0201209E" w14:textId="4EAEBBB9" w:rsidR="00A0708A" w:rsidRDefault="008C1DA2">
      <w:pPr>
        <w:pStyle w:val="Compact"/>
        <w:numPr>
          <w:ilvl w:val="0"/>
          <w:numId w:val="3"/>
        </w:numPr>
      </w:pPr>
      <w:r>
        <w:rPr>
          <w:b/>
          <w:bCs/>
        </w:rPr>
        <w:t>Website</w:t>
      </w:r>
      <w:r>
        <w:t xml:space="preserve">: </w:t>
      </w:r>
      <w:hyperlink r:id="rId11">
        <w:r w:rsidR="00A0708A">
          <w:rPr>
            <w:rStyle w:val="Hyperlink"/>
          </w:rPr>
          <w:t>efficiencyplustrials.github.io</w:t>
        </w:r>
      </w:hyperlink>
      <w:ins w:id="150" w:author="Shaw, Crystal" w:date="2026-03-23T12:19:00Z" w16du:dateUtc="2026-03-23T19:19:00Z">
        <w:r w:rsidR="00EB123C">
          <w:t xml:space="preserve"> </w:t>
        </w:r>
        <w:r w:rsidR="00EB123C" w:rsidRPr="00EB123C">
          <w:t>serves as a hub for our mission, focus areas, and resources.</w:t>
        </w:r>
      </w:ins>
    </w:p>
    <w:p w14:paraId="004CFEEE" w14:textId="77777777" w:rsidR="00A0708A" w:rsidRDefault="008C1DA2">
      <w:pPr>
        <w:pStyle w:val="FirstParagraph"/>
      </w:pPr>
      <w:r>
        <w:t>We promote our work through these channels and through the ASA BIOP section’s own communications, including the AMSTAT newsletter and conference announcements.</w:t>
      </w:r>
    </w:p>
    <w:p w14:paraId="24DCA66A" w14:textId="77777777" w:rsidR="00A0708A" w:rsidRDefault="008C1DA2">
      <w:pPr>
        <w:pStyle w:val="Heading2"/>
      </w:pPr>
      <w:bookmarkStart w:id="151" w:name="where-we-are-headed"/>
      <w:bookmarkEnd w:id="149"/>
      <w:r>
        <w:t>Where We Are Headed</w:t>
      </w:r>
    </w:p>
    <w:p w14:paraId="3FE8F297" w14:textId="77777777" w:rsidR="00A0708A" w:rsidRDefault="008C1DA2">
      <w:pPr>
        <w:pStyle w:val="FirstParagraph"/>
      </w:pPr>
      <w:r>
        <w:t>Looking ahead, our roadmap includes:</w:t>
      </w:r>
    </w:p>
    <w:p w14:paraId="66AF5C60" w14:textId="4C48A83D" w:rsidR="00A0708A" w:rsidRDefault="008C1DA2">
      <w:pPr>
        <w:pStyle w:val="Compact"/>
        <w:numPr>
          <w:ilvl w:val="0"/>
          <w:numId w:val="4"/>
        </w:numPr>
      </w:pPr>
      <w:r>
        <w:rPr>
          <w:b/>
          <w:bCs/>
        </w:rPr>
        <w:t>Special journal issue</w:t>
      </w:r>
      <w:r>
        <w:t xml:space="preserve"> — </w:t>
      </w:r>
      <w:del w:id="152" w:author="Goldstein, Leanne" w:date="2026-03-21T04:49:00Z" w16du:dateUtc="2026-03-21T10:49:00Z">
        <w:r w:rsidDel="00263C94">
          <w:delText>We plan</w:delText>
        </w:r>
      </w:del>
      <w:ins w:id="153" w:author="Goldstein, Leanne" w:date="2026-03-21T04:49:00Z" w16du:dateUtc="2026-03-21T10:49:00Z">
        <w:r w:rsidR="00263C94">
          <w:t>org</w:t>
        </w:r>
      </w:ins>
      <w:ins w:id="154" w:author="Goldstein, Leanne" w:date="2026-03-21T04:50:00Z" w16du:dateUtc="2026-03-21T10:50:00Z">
        <w:r w:rsidR="00263C94">
          <w:t>anizing</w:t>
        </w:r>
      </w:ins>
      <w:del w:id="155" w:author="Goldstein, Leanne" w:date="2026-03-21T04:49:00Z" w16du:dateUtc="2026-03-21T10:49:00Z">
        <w:r w:rsidDel="00263C94">
          <w:delText xml:space="preserve"> to organize</w:delText>
        </w:r>
      </w:del>
      <w:r>
        <w:t xml:space="preserve"> a collection of white papers from each of our </w:t>
      </w:r>
      <w:proofErr w:type="gramStart"/>
      <w:r>
        <w:t>topic</w:t>
      </w:r>
      <w:proofErr w:type="gramEnd"/>
      <w:r>
        <w:t xml:space="preserve"> </w:t>
      </w:r>
      <w:proofErr w:type="spellStart"/>
      <w:r>
        <w:t>subteams</w:t>
      </w:r>
      <w:proofErr w:type="spellEnd"/>
      <w:r>
        <w:t xml:space="preserve"> into a special issue of a peer-reviewed journal (exact venue to be determined), providing a comprehensive reference for the field</w:t>
      </w:r>
    </w:p>
    <w:p w14:paraId="7077C0B0" w14:textId="77777777" w:rsidR="00A0708A" w:rsidRDefault="008C1DA2">
      <w:pPr>
        <w:pStyle w:val="Compact"/>
        <w:numPr>
          <w:ilvl w:val="0"/>
          <w:numId w:val="4"/>
        </w:numPr>
      </w:pPr>
      <w:r>
        <w:rPr>
          <w:b/>
          <w:bCs/>
        </w:rPr>
        <w:t>Webinars</w:t>
      </w:r>
      <w:r>
        <w:t xml:space="preserve"> to share our findings with the broader community</w:t>
      </w:r>
    </w:p>
    <w:p w14:paraId="3D281CC5" w14:textId="77777777" w:rsidR="00A0708A" w:rsidRDefault="008C1DA2">
      <w:pPr>
        <w:pStyle w:val="Compact"/>
        <w:numPr>
          <w:ilvl w:val="0"/>
          <w:numId w:val="4"/>
        </w:numPr>
      </w:pPr>
      <w:r>
        <w:rPr>
          <w:b/>
          <w:bCs/>
        </w:rPr>
        <w:t>Expanded simulation tools</w:t>
      </w:r>
      <w:r>
        <w:t xml:space="preserve"> — continuing development of our clinical trial simulation engine with additional modules for outcome metrics, real-time dashboards, and scenario optimization</w:t>
      </w:r>
    </w:p>
    <w:p w14:paraId="46E47CB8" w14:textId="5ACD7D67" w:rsidR="00A0708A" w:rsidRDefault="008C1DA2">
      <w:pPr>
        <w:pStyle w:val="Compact"/>
        <w:numPr>
          <w:ilvl w:val="0"/>
          <w:numId w:val="4"/>
        </w:numPr>
      </w:pPr>
      <w:r>
        <w:rPr>
          <w:b/>
          <w:bCs/>
        </w:rPr>
        <w:t>Cross-working-group collaboration</w:t>
      </w:r>
      <w:r>
        <w:t xml:space="preserve"> </w:t>
      </w:r>
      <w:ins w:id="156" w:author="Goldstein, Leanne" w:date="2026-03-21T04:50:00Z" w16du:dateUtc="2026-03-21T10:50:00Z">
        <w:r w:rsidR="00263C94">
          <w:t xml:space="preserve">— working </w:t>
        </w:r>
      </w:ins>
      <w:r>
        <w:t>with other ASA BIOP SWGs (e.g., Safety, Bayesian, Software Engineering) on shared challenges</w:t>
      </w:r>
    </w:p>
    <w:p w14:paraId="46917FCD" w14:textId="77777777" w:rsidR="00A0708A" w:rsidRDefault="008C1DA2">
      <w:pPr>
        <w:pStyle w:val="Heading2"/>
      </w:pPr>
      <w:bookmarkStart w:id="157" w:name="join-us"/>
      <w:bookmarkEnd w:id="151"/>
      <w:r>
        <w:t>Join Us</w:t>
      </w:r>
    </w:p>
    <w:p w14:paraId="56E0B6F6" w14:textId="3B7A7832" w:rsidR="00A0708A" w:rsidRDefault="008C1DA2">
      <w:pPr>
        <w:pStyle w:val="FirstParagraph"/>
      </w:pPr>
      <w:r>
        <w:t>If any of this resonates with you</w:t>
      </w:r>
      <w:ins w:id="158" w:author="Goldstein, Leanne" w:date="2026-03-21T04:50:00Z" w16du:dateUtc="2026-03-21T10:50:00Z">
        <w:r w:rsidR="00263C94">
          <w:t xml:space="preserve">, </w:t>
        </w:r>
      </w:ins>
      <w:del w:id="159" w:author="Goldstein, Leanne" w:date="2026-03-21T04:50:00Z" w16du:dateUtc="2026-03-21T10:50:00Z">
        <w:r w:rsidDel="00263C94">
          <w:delText xml:space="preserve"> — </w:delText>
        </w:r>
      </w:del>
      <w:r>
        <w:t>whether you are a statistician who has been pulled into operational discussions, a clinical operations professional curious about what advanced analytics can do, or a data scientist looking for impactful applications</w:t>
      </w:r>
      <w:ins w:id="160" w:author="Goldstein, Leanne" w:date="2026-03-21T04:50:00Z" w16du:dateUtc="2026-03-21T10:50:00Z">
        <w:r w:rsidR="00263C94">
          <w:t>,</w:t>
        </w:r>
      </w:ins>
      <w:del w:id="161" w:author="Goldstein, Leanne" w:date="2026-03-21T04:50:00Z" w16du:dateUtc="2026-03-21T10:50:00Z">
        <w:r w:rsidDel="00263C94">
          <w:delText xml:space="preserve"> —</w:delText>
        </w:r>
      </w:del>
      <w:r>
        <w:t xml:space="preserve"> we would love </w:t>
      </w:r>
      <w:del w:id="162" w:author="Goldstein, Leanne" w:date="2026-03-21T04:50:00Z" w16du:dateUtc="2026-03-21T10:50:00Z">
        <w:r w:rsidDel="00263C94">
          <w:delText>to hear from you</w:delText>
        </w:r>
      </w:del>
      <w:ins w:id="163" w:author="Goldstein, Leanne" w:date="2026-03-21T04:50:00Z" w16du:dateUtc="2026-03-21T10:50:00Z">
        <w:r w:rsidR="00263C94">
          <w:t>your input</w:t>
        </w:r>
      </w:ins>
      <w:r>
        <w:t>.</w:t>
      </w:r>
    </w:p>
    <w:p w14:paraId="05D7CCE5" w14:textId="77777777" w:rsidR="00A0708A" w:rsidRDefault="008C1DA2">
      <w:pPr>
        <w:pStyle w:val="BodyText"/>
      </w:pPr>
      <w:r>
        <w:t xml:space="preserve">We are especially </w:t>
      </w:r>
      <w:proofErr w:type="gramStart"/>
      <w:r>
        <w:t>looking for</w:t>
      </w:r>
      <w:proofErr w:type="gramEnd"/>
      <w:r>
        <w:t>:</w:t>
      </w:r>
    </w:p>
    <w:p w14:paraId="42DC1248" w14:textId="77777777" w:rsidR="00A0708A" w:rsidRDefault="008C1DA2">
      <w:pPr>
        <w:pStyle w:val="Compact"/>
        <w:numPr>
          <w:ilvl w:val="0"/>
          <w:numId w:val="5"/>
        </w:numPr>
      </w:pPr>
      <w:r>
        <w:rPr>
          <w:b/>
          <w:bCs/>
        </w:rPr>
        <w:lastRenderedPageBreak/>
        <w:t>Regulatory agency participants</w:t>
      </w:r>
      <w:r>
        <w:t xml:space="preserve"> — perspectives from FDA, EMA, and other agencies are invaluable for ensuring our methods align with evolving guidelines like ICH E6(R3)</w:t>
      </w:r>
    </w:p>
    <w:p w14:paraId="0FB62AA0" w14:textId="7493F57F" w:rsidR="00A0708A" w:rsidRDefault="008C1DA2">
      <w:pPr>
        <w:pStyle w:val="Compact"/>
        <w:numPr>
          <w:ilvl w:val="0"/>
          <w:numId w:val="5"/>
        </w:numPr>
      </w:pPr>
      <w:r>
        <w:rPr>
          <w:b/>
          <w:bCs/>
        </w:rPr>
        <w:t>Clinical trial operations professionals</w:t>
      </w:r>
      <w:r>
        <w:t xml:space="preserve"> — </w:t>
      </w:r>
      <w:del w:id="164" w:author="Goldstein, Leanne" w:date="2026-03-21T04:51:00Z" w16du:dateUtc="2026-03-21T10:51:00Z">
        <w:r w:rsidDel="00263C94">
          <w:delText xml:space="preserve">the </w:delText>
        </w:r>
      </w:del>
      <w:r>
        <w:t>people who live these challenges daily and can ground our statistical work in operational reality</w:t>
      </w:r>
    </w:p>
    <w:p w14:paraId="5A8E0720" w14:textId="77777777" w:rsidR="00A0708A" w:rsidRDefault="008C1DA2">
      <w:pPr>
        <w:pStyle w:val="Compact"/>
        <w:numPr>
          <w:ilvl w:val="0"/>
          <w:numId w:val="5"/>
        </w:numPr>
      </w:pPr>
      <w:r>
        <w:t>Statisticians and data scientists with experience in Bayesian modeling, AI/ML, clinical trial simulation, or drug supply chain analytics</w:t>
      </w:r>
    </w:p>
    <w:p w14:paraId="15B45003" w14:textId="1C9F73D0" w:rsidR="00A0708A" w:rsidRDefault="008C1DA2">
      <w:pPr>
        <w:pStyle w:val="FirstParagraph"/>
      </w:pPr>
      <w:r>
        <w:t xml:space="preserve">Reach out to me at </w:t>
      </w:r>
      <w:hyperlink r:id="rId12">
        <w:r w:rsidR="00A0708A">
          <w:rPr>
            <w:rStyle w:val="Hyperlink"/>
          </w:rPr>
          <w:t>fchen6@its.jnj.com</w:t>
        </w:r>
      </w:hyperlink>
      <w:r>
        <w:t xml:space="preserve">, visit our website at </w:t>
      </w:r>
      <w:hyperlink r:id="rId13">
        <w:r w:rsidR="00A0708A">
          <w:rPr>
            <w:rStyle w:val="Hyperlink"/>
          </w:rPr>
          <w:t>efficiencyplustrials.github.io</w:t>
        </w:r>
      </w:hyperlink>
      <w:r>
        <w:t>, or find us at any of our upcoming conference sessions. We are building something that we think can genuinely change how our industry runs clinical trials</w:t>
      </w:r>
      <w:ins w:id="165" w:author="Goldstein, Leanne" w:date="2026-03-21T04:51:00Z" w16du:dateUtc="2026-03-21T10:51:00Z">
        <w:r w:rsidR="00263C94">
          <w:t xml:space="preserve">. </w:t>
        </w:r>
      </w:ins>
      <w:del w:id="166" w:author="Goldstein, Leanne" w:date="2026-03-21T04:51:00Z" w16du:dateUtc="2026-03-21T10:51:00Z">
        <w:r w:rsidDel="00263C94">
          <w:delText xml:space="preserve"> — and t</w:delText>
        </w:r>
      </w:del>
      <w:ins w:id="167" w:author="Goldstein, Leanne" w:date="2026-03-21T04:51:00Z" w16du:dateUtc="2026-03-21T10:51:00Z">
        <w:r w:rsidR="00263C94">
          <w:t>T</w:t>
        </w:r>
      </w:ins>
      <w:r>
        <w:t>he more perspectives we have at the table, the better.</w:t>
      </w:r>
    </w:p>
    <w:p w14:paraId="416E4075" w14:textId="77777777" w:rsidR="00A0708A" w:rsidRDefault="008C1DA2">
      <w:pPr>
        <w:pStyle w:val="Heading2"/>
      </w:pPr>
      <w:bookmarkStart w:id="168" w:name="acknowledgments"/>
      <w:bookmarkEnd w:id="157"/>
      <w:r>
        <w:t>Acknowledgments</w:t>
      </w:r>
    </w:p>
    <w:p w14:paraId="3DAB9947" w14:textId="0F79AFC9" w:rsidR="00A0708A" w:rsidRDefault="008C1DA2">
      <w:pPr>
        <w:pStyle w:val="FirstParagraph"/>
      </w:pPr>
      <w:r>
        <w:t xml:space="preserve">The author thanks all members of the Efficiency+ Scientific Working Group for their contributions and enthusiasm in the group’s first year. Efficiency+ was co-founded by Fei Chen (Johnson &amp; Johnson) and Bohdana </w:t>
      </w:r>
      <w:proofErr w:type="spellStart"/>
      <w:r>
        <w:t>Ratitch</w:t>
      </w:r>
      <w:proofErr w:type="spellEnd"/>
      <w:r>
        <w:t xml:space="preserve"> (Bayer), who jointly developed the original proposal and led the working group through its formation. Bohdana has since stepped down from her co-chair role, and her contributions to launching this initiative are gratefully acknowledged. Clara Cali Mella (Bayer) has stepped in as co-chair to continue the partnership. Special thanks to our group advisors</w:t>
      </w:r>
      <w:del w:id="169" w:author="Goldstein, Leanne" w:date="2026-03-21T04:52:00Z" w16du:dateUtc="2026-03-21T10:52:00Z">
        <w:r w:rsidDel="00263C94">
          <w:delText xml:space="preserve"> —</w:delText>
        </w:r>
      </w:del>
      <w:ins w:id="170" w:author="Goldstein, Leanne" w:date="2026-03-21T04:52:00Z" w16du:dateUtc="2026-03-21T10:52:00Z">
        <w:r w:rsidR="00263C94">
          <w:t>;</w:t>
        </w:r>
      </w:ins>
      <w:r>
        <w:t xml:space="preserve"> José Pinheiro, Inna Perevozskaya (BMS), and Benjamin Hofner (PEI)</w:t>
      </w:r>
      <w:del w:id="171" w:author="Goldstein, Leanne" w:date="2026-03-21T04:52:00Z" w16du:dateUtc="2026-03-21T10:52:00Z">
        <w:r w:rsidDel="00263C94">
          <w:delText xml:space="preserve"> — </w:delText>
        </w:r>
      </w:del>
      <w:ins w:id="172" w:author="Goldstein, Leanne" w:date="2026-03-21T04:52:00Z" w16du:dateUtc="2026-03-21T10:52:00Z">
        <w:r w:rsidR="00263C94">
          <w:t xml:space="preserve">, </w:t>
        </w:r>
      </w:ins>
      <w:r>
        <w:t>for their guidance, to the workstream leads</w:t>
      </w:r>
      <w:ins w:id="173" w:author="Goldstein, Leanne" w:date="2026-03-21T04:52:00Z" w16du:dateUtc="2026-03-21T10:52:00Z">
        <w:r w:rsidR="00263C94">
          <w:t xml:space="preserve">; </w:t>
        </w:r>
      </w:ins>
      <w:del w:id="174" w:author="Goldstein, Leanne" w:date="2026-03-21T04:52:00Z" w16du:dateUtc="2026-03-21T10:52:00Z">
        <w:r w:rsidDel="00263C94">
          <w:delText xml:space="preserve"> — </w:delText>
        </w:r>
      </w:del>
      <w:r>
        <w:t xml:space="preserve">Clara Cali Mella, Vlad Anisimov, Palanikumar Ravindran, </w:t>
      </w:r>
      <w:proofErr w:type="spellStart"/>
      <w:r>
        <w:t>Dooti</w:t>
      </w:r>
      <w:proofErr w:type="spellEnd"/>
      <w:r>
        <w:t xml:space="preserve"> Roy, and Christi Kleoudis</w:t>
      </w:r>
      <w:ins w:id="175" w:author="Goldstein, Leanne" w:date="2026-03-21T04:53:00Z" w16du:dateUtc="2026-03-21T10:53:00Z">
        <w:r w:rsidR="00263C94">
          <w:t>;</w:t>
        </w:r>
      </w:ins>
      <w:del w:id="176" w:author="Goldstein, Leanne" w:date="2026-03-21T04:52:00Z" w16du:dateUtc="2026-03-21T10:52:00Z">
        <w:r w:rsidDel="00263C94">
          <w:delText xml:space="preserve"> —</w:delText>
        </w:r>
      </w:del>
      <w:r>
        <w:t xml:space="preserve"> to </w:t>
      </w:r>
      <w:ins w:id="177" w:author="Goldstein, Leanne" w:date="2026-03-21T04:53:00Z" w16du:dateUtc="2026-03-21T10:53:00Z">
        <w:r w:rsidR="00263C94">
          <w:t xml:space="preserve">our social media team, </w:t>
        </w:r>
      </w:ins>
      <w:r>
        <w:t xml:space="preserve">Crystal Shaw and Leanne Goldstein (Amgen) for leading our </w:t>
      </w:r>
      <w:del w:id="178" w:author="Goldstein, Leanne" w:date="2026-03-21T04:53:00Z" w16du:dateUtc="2026-03-21T10:53:00Z">
        <w:r w:rsidDel="00263C94">
          <w:delText xml:space="preserve">social media </w:delText>
        </w:r>
      </w:del>
      <w:r>
        <w:t>presence on LinkedIn and X</w:t>
      </w:r>
      <w:del w:id="179" w:author="Goldstein, Leanne" w:date="2026-03-21T04:53:00Z" w16du:dateUtc="2026-03-21T10:53:00Z">
        <w:r w:rsidDel="00263C94">
          <w:delText xml:space="preserve">, </w:delText>
        </w:r>
      </w:del>
      <w:ins w:id="180" w:author="Goldstein, Leanne" w:date="2026-03-21T04:53:00Z" w16du:dateUtc="2026-03-21T10:53:00Z">
        <w:r w:rsidR="00263C94">
          <w:t xml:space="preserve">; </w:t>
        </w:r>
      </w:ins>
      <w:r>
        <w:t xml:space="preserve">and to Kyle Wathen (Cytel) for chairing our ENAR session. Thanks also to the ASA Biopharmaceutical Section for supporting this initiative. </w:t>
      </w:r>
      <w:commentRangeStart w:id="181"/>
      <w:r>
        <w:t xml:space="preserve">A full list of Efficiency+ members </w:t>
      </w:r>
      <w:commentRangeEnd w:id="181"/>
      <w:r w:rsidR="00786352">
        <w:rPr>
          <w:rStyle w:val="CommentReference"/>
        </w:rPr>
        <w:commentReference w:id="181"/>
      </w:r>
      <w:r>
        <w:t xml:space="preserve">and their affiliations can be found on our website at </w:t>
      </w:r>
      <w:hyperlink r:id="rId14">
        <w:r w:rsidR="00A0708A">
          <w:rPr>
            <w:rStyle w:val="Hyperlink"/>
          </w:rPr>
          <w:t>efficiencyplustrials.github.io</w:t>
        </w:r>
      </w:hyperlink>
      <w:r>
        <w:t>.</w:t>
      </w:r>
    </w:p>
    <w:p w14:paraId="7B240B49" w14:textId="77777777" w:rsidR="00A0708A" w:rsidRDefault="008C1DA2">
      <w:pPr>
        <w:pStyle w:val="Heading2"/>
      </w:pPr>
      <w:bookmarkStart w:id="182" w:name="references"/>
      <w:bookmarkEnd w:id="168"/>
      <w:r>
        <w:t>References</w:t>
      </w:r>
    </w:p>
    <w:p w14:paraId="30D1EF33" w14:textId="220DE398" w:rsidR="00A0708A" w:rsidDel="00CE2049" w:rsidRDefault="008C1DA2">
      <w:pPr>
        <w:pStyle w:val="Bibliography"/>
        <w:rPr>
          <w:del w:id="183" w:author="Goldstein, Leanne" w:date="2026-03-21T04:58:00Z" w16du:dateUtc="2026-03-21T10:58:00Z"/>
        </w:rPr>
      </w:pPr>
      <w:bookmarkStart w:id="184" w:name="ref-anisimov2007"/>
      <w:bookmarkStart w:id="185" w:name="refs"/>
      <w:del w:id="186" w:author="Goldstein, Leanne" w:date="2026-03-21T04:58:00Z" w16du:dateUtc="2026-03-21T10:58:00Z">
        <w:r w:rsidDel="00CE2049">
          <w:delText xml:space="preserve">Anisimov, V. V., &amp; Fedorov, V. V. (2007). Modelling, prediction and adaptive adjustment of recruitment in multicentre trials. </w:delText>
        </w:r>
        <w:r w:rsidDel="00CE2049">
          <w:rPr>
            <w:i/>
            <w:iCs/>
          </w:rPr>
          <w:delText>Statistics in Medicine</w:delText>
        </w:r>
        <w:r w:rsidDel="00CE2049">
          <w:delText xml:space="preserve">, </w:delText>
        </w:r>
        <w:r w:rsidDel="00CE2049">
          <w:rPr>
            <w:i/>
            <w:iCs/>
          </w:rPr>
          <w:delText>26</w:delText>
        </w:r>
        <w:r w:rsidDel="00CE2049">
          <w:delText xml:space="preserve">(27), 4958–4975. </w:delText>
        </w:r>
        <w:r w:rsidDel="00CE2049">
          <w:fldChar w:fldCharType="begin"/>
        </w:r>
        <w:r w:rsidDel="00CE2049">
          <w:delInstrText>HYPERLINK "https://doi.org/10.1002/sim.2956" \h</w:delInstrText>
        </w:r>
        <w:r w:rsidDel="00CE2049">
          <w:fldChar w:fldCharType="separate"/>
        </w:r>
        <w:r w:rsidDel="00CE2049">
          <w:rPr>
            <w:rStyle w:val="Hyperlink"/>
          </w:rPr>
          <w:delText>https://doi.org/10.1002/sim.2956</w:delText>
        </w:r>
        <w:r w:rsidDel="00CE2049">
          <w:fldChar w:fldCharType="end"/>
        </w:r>
      </w:del>
    </w:p>
    <w:p w14:paraId="00D23ECA" w14:textId="792D0958" w:rsidR="00A0708A" w:rsidDel="00BD315B" w:rsidRDefault="00BD315B">
      <w:pPr>
        <w:pStyle w:val="Bibliography"/>
        <w:rPr>
          <w:del w:id="187" w:author="Goldstein, Leanne" w:date="2026-03-21T05:15:00Z" w16du:dateUtc="2026-03-21T11:15:00Z"/>
        </w:rPr>
      </w:pPr>
      <w:bookmarkStart w:id="188" w:name="ref-desai2020"/>
      <w:bookmarkEnd w:id="184"/>
      <w:ins w:id="189" w:author="Goldstein, Leanne" w:date="2026-03-21T05:15:00Z">
        <w:r w:rsidRPr="00BD315B">
          <w:t>Lamberti, M.J., Dirks, A., Kikuchi, N. </w:t>
        </w:r>
        <w:r w:rsidRPr="00BD315B">
          <w:rPr>
            <w:i/>
            <w:iCs/>
          </w:rPr>
          <w:t>et al.</w:t>
        </w:r>
        <w:r w:rsidRPr="00BD315B">
          <w:t> Benchmarking Site Activation and Patient Enrollment. </w:t>
        </w:r>
        <w:r w:rsidRPr="00BD315B">
          <w:rPr>
            <w:i/>
            <w:iCs/>
          </w:rPr>
          <w:t xml:space="preserve">Ther </w:t>
        </w:r>
        <w:proofErr w:type="spellStart"/>
        <w:r w:rsidRPr="00BD315B">
          <w:rPr>
            <w:i/>
            <w:iCs/>
          </w:rPr>
          <w:t>Innov</w:t>
        </w:r>
        <w:proofErr w:type="spellEnd"/>
        <w:r w:rsidRPr="00BD315B">
          <w:rPr>
            <w:i/>
            <w:iCs/>
          </w:rPr>
          <w:t xml:space="preserve"> </w:t>
        </w:r>
        <w:proofErr w:type="spellStart"/>
        <w:r w:rsidRPr="00BD315B">
          <w:rPr>
            <w:i/>
            <w:iCs/>
          </w:rPr>
          <w:t>Regul</w:t>
        </w:r>
        <w:proofErr w:type="spellEnd"/>
        <w:r w:rsidRPr="00BD315B">
          <w:rPr>
            <w:i/>
            <w:iCs/>
          </w:rPr>
          <w:t xml:space="preserve"> Sci</w:t>
        </w:r>
        <w:r w:rsidRPr="00BD315B">
          <w:t> </w:t>
        </w:r>
        <w:r w:rsidRPr="00BD315B">
          <w:rPr>
            <w:b/>
            <w:bCs/>
          </w:rPr>
          <w:t>58</w:t>
        </w:r>
        <w:r w:rsidRPr="00BD315B">
          <w:t xml:space="preserve">, 696–703 (2024). </w:t>
        </w:r>
      </w:ins>
      <w:ins w:id="190" w:author="Goldstein, Leanne" w:date="2026-03-21T05:15:00Z" w16du:dateUtc="2026-03-21T11:15:00Z">
        <w:r>
          <w:fldChar w:fldCharType="begin"/>
        </w:r>
        <w:r>
          <w:instrText>HYPERLINK "</w:instrText>
        </w:r>
      </w:ins>
      <w:ins w:id="191" w:author="Goldstein, Leanne" w:date="2026-03-21T05:15:00Z">
        <w:r w:rsidRPr="00BD315B">
          <w:instrText>https://doi.org/10.1007/s43441-024-00638-1</w:instrText>
        </w:r>
      </w:ins>
      <w:ins w:id="192" w:author="Goldstein, Leanne" w:date="2026-03-21T05:15:00Z" w16du:dateUtc="2026-03-21T11:15:00Z">
        <w:r>
          <w:instrText>"</w:instrText>
        </w:r>
        <w:r>
          <w:fldChar w:fldCharType="separate"/>
        </w:r>
      </w:ins>
      <w:ins w:id="193" w:author="Goldstein, Leanne" w:date="2026-03-21T05:15:00Z">
        <w:r w:rsidRPr="008C548F">
          <w:rPr>
            <w:rStyle w:val="Hyperlink"/>
          </w:rPr>
          <w:t>https://doi.org/10.1007/s43441-024-00638-1</w:t>
        </w:r>
      </w:ins>
      <w:ins w:id="194" w:author="Goldstein, Leanne" w:date="2026-03-21T05:15:00Z" w16du:dateUtc="2026-03-21T11:15:00Z">
        <w:r>
          <w:fldChar w:fldCharType="end"/>
        </w:r>
      </w:ins>
      <w:del w:id="195" w:author="Goldstein, Leanne" w:date="2026-03-21T05:15:00Z" w16du:dateUtc="2026-03-21T11:15:00Z">
        <w:r w:rsidDel="00BD315B">
          <w:delText xml:space="preserve">Desai, M. (2020). Recruitment and retention of participants in clinical studies: Critical issues and challenges. </w:delText>
        </w:r>
        <w:r w:rsidDel="00BD315B">
          <w:rPr>
            <w:i/>
            <w:iCs/>
          </w:rPr>
          <w:delText>Perspectives in Clinical Research</w:delText>
        </w:r>
        <w:r w:rsidDel="00BD315B">
          <w:delText xml:space="preserve">, </w:delText>
        </w:r>
        <w:r w:rsidDel="00BD315B">
          <w:rPr>
            <w:i/>
            <w:iCs/>
          </w:rPr>
          <w:delText>11</w:delText>
        </w:r>
        <w:r w:rsidDel="00BD315B">
          <w:delText xml:space="preserve">(2), 51–53. </w:delText>
        </w:r>
        <w:r w:rsidDel="00BD315B">
          <w:fldChar w:fldCharType="begin"/>
        </w:r>
        <w:r w:rsidDel="00BD315B">
          <w:delInstrText>HYPERLINK "https://doi.org/10.4103/picr.PICR_6_20" \h</w:delInstrText>
        </w:r>
        <w:r w:rsidDel="00BD315B">
          <w:fldChar w:fldCharType="separate"/>
        </w:r>
        <w:r w:rsidDel="00BD315B">
          <w:rPr>
            <w:rStyle w:val="Hyperlink"/>
          </w:rPr>
          <w:delText>https://doi.org/10.4103/picr.PICR_6_20</w:delText>
        </w:r>
        <w:r w:rsidDel="00BD315B">
          <w:fldChar w:fldCharType="end"/>
        </w:r>
      </w:del>
    </w:p>
    <w:p w14:paraId="510B4349" w14:textId="77777777" w:rsidR="00BD315B" w:rsidRDefault="00BD315B">
      <w:pPr>
        <w:pStyle w:val="Bibliography"/>
        <w:rPr>
          <w:ins w:id="196" w:author="Goldstein, Leanne" w:date="2026-03-21T05:15:00Z" w16du:dateUtc="2026-03-21T11:15:00Z"/>
        </w:rPr>
      </w:pPr>
    </w:p>
    <w:p w14:paraId="1CBF74E5" w14:textId="77777777" w:rsidR="00A0708A" w:rsidRDefault="008C1DA2">
      <w:pPr>
        <w:pStyle w:val="Bibliography"/>
      </w:pPr>
      <w:bookmarkStart w:id="197" w:name="ref-efficiencyplus_website"/>
      <w:bookmarkEnd w:id="188"/>
      <w:r>
        <w:t xml:space="preserve">Efficiency+ Scientific Working Group. (2025). </w:t>
      </w:r>
      <w:r>
        <w:rPr>
          <w:i/>
          <w:iCs/>
        </w:rPr>
        <w:t>Efficiency+: Enhancing clinical trial operations through advanced statistics</w:t>
      </w:r>
      <w:r>
        <w:t xml:space="preserve">. </w:t>
      </w:r>
      <w:hyperlink r:id="rId15">
        <w:r w:rsidR="00A0708A">
          <w:rPr>
            <w:rStyle w:val="Hyperlink"/>
          </w:rPr>
          <w:t>https://efficiencyplustrials.github.io/</w:t>
        </w:r>
      </w:hyperlink>
    </w:p>
    <w:p w14:paraId="77F440CB" w14:textId="1C0A2D65" w:rsidR="00A0708A" w:rsidRDefault="00F51D89" w:rsidP="00F51D89">
      <w:pPr>
        <w:pStyle w:val="Bibliography"/>
      </w:pPr>
      <w:bookmarkStart w:id="198" w:name="ref-nside2023"/>
      <w:bookmarkEnd w:id="197"/>
      <w:ins w:id="199" w:author="Goldstein, Leanne" w:date="2026-03-21T05:37:00Z">
        <w:r w:rsidRPr="00F51D89">
          <w:lastRenderedPageBreak/>
          <w:t xml:space="preserve">McKinsey &amp; Company. Clinical supply chains: How to boost excellence and innovation. Published November 29, 2021. Accessed March 21, 2026. </w:t>
        </w:r>
        <w:r w:rsidRPr="00F51D89">
          <w:fldChar w:fldCharType="begin"/>
        </w:r>
        <w:r w:rsidRPr="00F51D89">
          <w:instrText>HYPERLINK "https://www.mckinsey.com/industries/life-sciences/our-insights/clinical-supply-chains-how-to-boost-excellence-and-innovation?utm_source=chatgpt.com" \t "_new"</w:instrText>
        </w:r>
        <w:r w:rsidRPr="00F51D89">
          <w:fldChar w:fldCharType="separate"/>
        </w:r>
        <w:r w:rsidRPr="00F51D89">
          <w:rPr>
            <w:rStyle w:val="Hyperlink"/>
          </w:rPr>
          <w:t>https://www.mckinsey.com/industries/life-sciences/our-insights/clinical-supply-chains-how-to-boost-excellence-and-innovation</w:t>
        </w:r>
      </w:ins>
      <w:ins w:id="200" w:author="Goldstein, Leanne" w:date="2026-03-21T05:37:00Z" w16du:dateUtc="2026-03-21T11:37:00Z">
        <w:r w:rsidRPr="00F51D89">
          <w:fldChar w:fldCharType="end"/>
        </w:r>
      </w:ins>
      <w:ins w:id="201" w:author="Goldstein, Leanne" w:date="2026-03-21T05:37:00Z">
        <w:r w:rsidRPr="00F51D89" w:rsidDel="00F51D89">
          <w:t xml:space="preserve"> </w:t>
        </w:r>
      </w:ins>
      <w:del w:id="202" w:author="Goldstein, Leanne" w:date="2026-03-21T05:37:00Z" w16du:dateUtc="2026-03-21T11:37:00Z">
        <w:r w:rsidDel="00F51D89">
          <w:delText xml:space="preserve">N-SIDE. (2023). </w:delText>
        </w:r>
        <w:r w:rsidDel="00F51D89">
          <w:rPr>
            <w:i/>
            <w:iCs/>
          </w:rPr>
          <w:delText>Reduce drug waste in clinical trials</w:delText>
        </w:r>
        <w:r w:rsidDel="00F51D89">
          <w:delText xml:space="preserve">. </w:delText>
        </w:r>
        <w:r w:rsidDel="00F51D89">
          <w:fldChar w:fldCharType="begin"/>
        </w:r>
        <w:r w:rsidDel="00F51D89">
          <w:delInstrText>HYPERLINK "https://lifesciences.n-side.com/blog/unlock-the-hidden-value" \h</w:delInstrText>
        </w:r>
        <w:r w:rsidDel="00F51D89">
          <w:fldChar w:fldCharType="separate"/>
        </w:r>
        <w:r w:rsidDel="00F51D89">
          <w:rPr>
            <w:rStyle w:val="Hyperlink"/>
          </w:rPr>
          <w:delText>https://lifesciences.n-side.com/blog/unlock-the-hidden-value</w:delText>
        </w:r>
        <w:r w:rsidDel="00F51D89">
          <w:fldChar w:fldCharType="end"/>
        </w:r>
      </w:del>
      <w:bookmarkEnd w:id="182"/>
      <w:bookmarkEnd w:id="185"/>
      <w:bookmarkEnd w:id="198"/>
    </w:p>
    <w:sectPr w:rsidR="00A0708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w, Crystal" w:date="2026-03-23T11:56:00Z" w:initials="CS">
    <w:p w14:paraId="2E7DA552" w14:textId="77777777" w:rsidR="00AF4C77" w:rsidRDefault="0005616D" w:rsidP="00AF4C77">
      <w:pPr>
        <w:pStyle w:val="CommentText"/>
      </w:pPr>
      <w:r>
        <w:rPr>
          <w:rStyle w:val="CommentReference"/>
        </w:rPr>
        <w:annotationRef/>
      </w:r>
      <w:r w:rsidR="00AF4C77">
        <w:t>Perhaps this is naïve, but doesn’t trial operations use statistics? They just don’t traditionally collaborate with statisticians or use advanced methodology, right? We can see what other group members think, but I think we can make this statement stronger. Some title suggestions:</w:t>
      </w:r>
    </w:p>
    <w:p w14:paraId="253BF9F5" w14:textId="77777777" w:rsidR="00AF4C77" w:rsidRDefault="00AF4C77" w:rsidP="00AF4C77">
      <w:pPr>
        <w:pStyle w:val="CommentText"/>
      </w:pPr>
    </w:p>
    <w:p w14:paraId="08F0E434" w14:textId="77777777" w:rsidR="00AF4C77" w:rsidRDefault="00AF4C77" w:rsidP="00AF4C77">
      <w:pPr>
        <w:pStyle w:val="CommentText"/>
      </w:pPr>
      <w:r>
        <w:t>How Many Vials for Brazil? Efficiency+ Brings Statistical Solutions to Trial Operations</w:t>
      </w:r>
    </w:p>
    <w:p w14:paraId="1C6F5B36" w14:textId="77777777" w:rsidR="00AF4C77" w:rsidRDefault="00AF4C77" w:rsidP="00AF4C77">
      <w:pPr>
        <w:pStyle w:val="CommentText"/>
      </w:pPr>
    </w:p>
    <w:p w14:paraId="6E1F2EE7" w14:textId="77777777" w:rsidR="00AF4C77" w:rsidRDefault="00AF4C77" w:rsidP="00AF4C77">
      <w:pPr>
        <w:pStyle w:val="CommentText"/>
      </w:pPr>
      <w:r>
        <w:t>How Many Vials for Brazil? Efficiency+ Brings Statistical Innovation to Trial Operations</w:t>
      </w:r>
    </w:p>
  </w:comment>
  <w:comment w:id="181" w:author="Shaw, Crystal" w:date="2026-03-23T12:23:00Z" w:initials="CS">
    <w:p w14:paraId="1E097FD9" w14:textId="77A26DC6" w:rsidR="00786352" w:rsidRDefault="00786352" w:rsidP="00786352">
      <w:pPr>
        <w:pStyle w:val="CommentText"/>
      </w:pPr>
      <w:r>
        <w:rPr>
          <w:rStyle w:val="CommentReference"/>
        </w:rPr>
        <w:annotationRef/>
      </w:r>
      <w:r>
        <w:t>I went on the site and can’t find the list 😅 Perhaps need to update before sending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1F2EE7" w15:done="0"/>
  <w15:commentEx w15:paraId="1E097F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F1812E" w16cex:dateUtc="2026-03-23T18:56:00Z"/>
  <w16cex:commentExtensible w16cex:durableId="1654BED2" w16cex:dateUtc="2026-03-23T1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1F2EE7" w16cid:durableId="6FF1812E"/>
  <w16cid:commentId w16cid:paraId="1E097FD9" w16cid:durableId="1654BE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D892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4AA2A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7896591">
    <w:abstractNumId w:val="0"/>
  </w:num>
  <w:num w:numId="2" w16cid:durableId="498739870">
    <w:abstractNumId w:val="1"/>
  </w:num>
  <w:num w:numId="3" w16cid:durableId="2060586161">
    <w:abstractNumId w:val="1"/>
  </w:num>
  <w:num w:numId="4" w16cid:durableId="654184861">
    <w:abstractNumId w:val="1"/>
  </w:num>
  <w:num w:numId="5" w16cid:durableId="15800980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 Crystal">
    <w15:presenceInfo w15:providerId="AD" w15:userId="S::cshaw02@amgen.com::51a8045b-64bf-46f6-aa25-8f884c83c555"/>
  </w15:person>
  <w15:person w15:author="Goldstein, Leanne">
    <w15:presenceInfo w15:providerId="AD" w15:userId="S::lgolds01@amgen.com::31c17fde-72a1-4d48-98e3-8c4bbd5868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08A"/>
    <w:rsid w:val="0002413C"/>
    <w:rsid w:val="0005616D"/>
    <w:rsid w:val="00064FBD"/>
    <w:rsid w:val="000D545B"/>
    <w:rsid w:val="000E72F8"/>
    <w:rsid w:val="00133BD4"/>
    <w:rsid w:val="00154ADE"/>
    <w:rsid w:val="00263C94"/>
    <w:rsid w:val="003351DE"/>
    <w:rsid w:val="003A3705"/>
    <w:rsid w:val="003A6B6A"/>
    <w:rsid w:val="003C25C1"/>
    <w:rsid w:val="00431BB3"/>
    <w:rsid w:val="004C5497"/>
    <w:rsid w:val="00520489"/>
    <w:rsid w:val="00564512"/>
    <w:rsid w:val="005A6A8E"/>
    <w:rsid w:val="006A3CE8"/>
    <w:rsid w:val="006C71B6"/>
    <w:rsid w:val="007330B0"/>
    <w:rsid w:val="00786352"/>
    <w:rsid w:val="007B2439"/>
    <w:rsid w:val="007E5EAF"/>
    <w:rsid w:val="007F121B"/>
    <w:rsid w:val="0082074C"/>
    <w:rsid w:val="00833A3E"/>
    <w:rsid w:val="00860E66"/>
    <w:rsid w:val="008C1DA2"/>
    <w:rsid w:val="009222FE"/>
    <w:rsid w:val="009C558C"/>
    <w:rsid w:val="00A0708A"/>
    <w:rsid w:val="00A26ADE"/>
    <w:rsid w:val="00A423EA"/>
    <w:rsid w:val="00A600B6"/>
    <w:rsid w:val="00AC632A"/>
    <w:rsid w:val="00AE1B98"/>
    <w:rsid w:val="00AF4C77"/>
    <w:rsid w:val="00B8016F"/>
    <w:rsid w:val="00BA22A0"/>
    <w:rsid w:val="00BC0CCA"/>
    <w:rsid w:val="00BD315B"/>
    <w:rsid w:val="00BD72E4"/>
    <w:rsid w:val="00C2403F"/>
    <w:rsid w:val="00CD1996"/>
    <w:rsid w:val="00CD7EB0"/>
    <w:rsid w:val="00CE2049"/>
    <w:rsid w:val="00D01E53"/>
    <w:rsid w:val="00D11233"/>
    <w:rsid w:val="00D25A7A"/>
    <w:rsid w:val="00D85FC5"/>
    <w:rsid w:val="00DC3636"/>
    <w:rsid w:val="00EB123C"/>
    <w:rsid w:val="00EE4EA6"/>
    <w:rsid w:val="00F51D89"/>
    <w:rsid w:val="00F6511B"/>
    <w:rsid w:val="00F94F93"/>
    <w:rsid w:val="00FE6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D6010"/>
  <w15:docId w15:val="{65C95B77-6184-4ECD-8716-82651716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rsid w:val="00C2403F"/>
    <w:pPr>
      <w:spacing w:after="0"/>
    </w:pPr>
  </w:style>
  <w:style w:type="character" w:styleId="FollowedHyperlink">
    <w:name w:val="FollowedHyperlink"/>
    <w:basedOn w:val="DefaultParagraphFont"/>
    <w:rsid w:val="00263C94"/>
    <w:rPr>
      <w:color w:val="96607D" w:themeColor="followedHyperlink"/>
      <w:u w:val="single"/>
    </w:rPr>
  </w:style>
  <w:style w:type="character" w:styleId="UnresolvedMention">
    <w:name w:val="Unresolved Mention"/>
    <w:basedOn w:val="DefaultParagraphFont"/>
    <w:uiPriority w:val="99"/>
    <w:semiHidden/>
    <w:unhideWhenUsed/>
    <w:rsid w:val="00BD315B"/>
    <w:rPr>
      <w:color w:val="605E5C"/>
      <w:shd w:val="clear" w:color="auto" w:fill="E1DFDD"/>
    </w:rPr>
  </w:style>
  <w:style w:type="character" w:styleId="CommentReference">
    <w:name w:val="annotation reference"/>
    <w:basedOn w:val="DefaultParagraphFont"/>
    <w:rsid w:val="0005616D"/>
    <w:rPr>
      <w:sz w:val="16"/>
      <w:szCs w:val="16"/>
    </w:rPr>
  </w:style>
  <w:style w:type="paragraph" w:styleId="CommentText">
    <w:name w:val="annotation text"/>
    <w:basedOn w:val="Normal"/>
    <w:link w:val="CommentTextChar"/>
    <w:rsid w:val="0005616D"/>
    <w:rPr>
      <w:sz w:val="20"/>
      <w:szCs w:val="20"/>
    </w:rPr>
  </w:style>
  <w:style w:type="character" w:customStyle="1" w:styleId="CommentTextChar">
    <w:name w:val="Comment Text Char"/>
    <w:basedOn w:val="DefaultParagraphFont"/>
    <w:link w:val="CommentText"/>
    <w:rsid w:val="0005616D"/>
    <w:rPr>
      <w:sz w:val="20"/>
      <w:szCs w:val="20"/>
    </w:rPr>
  </w:style>
  <w:style w:type="paragraph" w:styleId="CommentSubject">
    <w:name w:val="annotation subject"/>
    <w:basedOn w:val="CommentText"/>
    <w:next w:val="CommentText"/>
    <w:link w:val="CommentSubjectChar"/>
    <w:rsid w:val="0005616D"/>
    <w:rPr>
      <w:b/>
      <w:bCs/>
    </w:rPr>
  </w:style>
  <w:style w:type="character" w:customStyle="1" w:styleId="CommentSubjectChar">
    <w:name w:val="Comment Subject Char"/>
    <w:basedOn w:val="CommentTextChar"/>
    <w:link w:val="CommentSubject"/>
    <w:rsid w:val="000561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efficiencyplustrials.github.io/" TargetMode="External"/><Relationship Id="rId18"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mailto:fchen6@its.jnj.com"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efficiencyplustrials.github.io/" TargetMode="External"/><Relationship Id="rId5" Type="http://schemas.openxmlformats.org/officeDocument/2006/relationships/comments" Target="comments.xml"/><Relationship Id="rId15" Type="http://schemas.openxmlformats.org/officeDocument/2006/relationships/hyperlink" Target="https://efficiencyplustrials.github.io/" TargetMode="External"/><Relationship Id="rId10" Type="http://schemas.openxmlformats.org/officeDocument/2006/relationships/hyperlink" Target="https://www.linkedin.com/company/efficiency-plus-trials" TargetMode="External"/><Relationship Id="rId4" Type="http://schemas.openxmlformats.org/officeDocument/2006/relationships/webSettings" Target="webSettings.xml"/><Relationship Id="rId9" Type="http://schemas.openxmlformats.org/officeDocument/2006/relationships/hyperlink" Target="https://x.com/efficiencyplus" TargetMode="External"/><Relationship Id="rId14" Type="http://schemas.openxmlformats.org/officeDocument/2006/relationships/hyperlink" Target="https://efficiencyplustrial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2025</Words>
  <Characters>12477</Characters>
  <Application>Microsoft Office Word</Application>
  <DocSecurity>0</DocSecurity>
  <Lines>207</Lines>
  <Paragraphs>82</Paragraphs>
  <ScaleCrop>false</ScaleCrop>
  <HeadingPairs>
    <vt:vector size="2" baseType="variant">
      <vt:variant>
        <vt:lpstr>Title</vt:lpstr>
      </vt:variant>
      <vt:variant>
        <vt:i4>1</vt:i4>
      </vt:variant>
    </vt:vector>
  </HeadingPairs>
  <TitlesOfParts>
    <vt:vector size="1" baseType="lpstr">
      <vt:lpstr>How Many Vials for Brazil? Efficiency+ Brings Statistics to Trial Operations</vt:lpstr>
    </vt:vector>
  </TitlesOfParts>
  <Company>Amgen</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Many Vials for Brazil? Efficiency+ Brings Statistics to Trial Operations</dc:title>
  <dc:creator>Fei Chen</dc:creator>
  <cp:keywords/>
  <cp:lastModifiedBy>Shaw, Crystal</cp:lastModifiedBy>
  <cp:revision>46</cp:revision>
  <dcterms:created xsi:type="dcterms:W3CDTF">2026-03-23T18:33:00Z</dcterms:created>
  <dcterms:modified xsi:type="dcterms:W3CDTF">2026-03-23T19:24:00Z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https://raw.githubusercontent.com/citation-style-language/styles/master/apa.csl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MSIP_Label_65e75503-0edf-4274-9f8b-1f267fd68475_Enabled">
    <vt:lpwstr>true</vt:lpwstr>
  </property>
  <property fmtid="{D5CDD505-2E9C-101B-9397-08002B2CF9AE}" pid="15" name="MSIP_Label_65e75503-0edf-4274-9f8b-1f267fd68475_SetDate">
    <vt:lpwstr>2026-03-21T01:51:18Z</vt:lpwstr>
  </property>
  <property fmtid="{D5CDD505-2E9C-101B-9397-08002B2CF9AE}" pid="16" name="MSIP_Label_65e75503-0edf-4274-9f8b-1f267fd68475_Method">
    <vt:lpwstr>Privileged</vt:lpwstr>
  </property>
  <property fmtid="{D5CDD505-2E9C-101B-9397-08002B2CF9AE}" pid="17" name="MSIP_Label_65e75503-0edf-4274-9f8b-1f267fd68475_Name">
    <vt:lpwstr>Non-Amgen (no marking)</vt:lpwstr>
  </property>
  <property fmtid="{D5CDD505-2E9C-101B-9397-08002B2CF9AE}" pid="18" name="MSIP_Label_65e75503-0edf-4274-9f8b-1f267fd68475_SiteId">
    <vt:lpwstr>4b4266a6-1368-41af-ad5a-59eb634f7ad8</vt:lpwstr>
  </property>
  <property fmtid="{D5CDD505-2E9C-101B-9397-08002B2CF9AE}" pid="19" name="MSIP_Label_65e75503-0edf-4274-9f8b-1f267fd68475_ActionId">
    <vt:lpwstr>cfa489dd-3290-4537-966a-5f2ded3fee23</vt:lpwstr>
  </property>
  <property fmtid="{D5CDD505-2E9C-101B-9397-08002B2CF9AE}" pid="20" name="MSIP_Label_65e75503-0edf-4274-9f8b-1f267fd68475_ContentBits">
    <vt:lpwstr>0</vt:lpwstr>
  </property>
  <property fmtid="{D5CDD505-2E9C-101B-9397-08002B2CF9AE}" pid="21" name="MSIP_Label_65e75503-0edf-4274-9f8b-1f267fd68475_Tag">
    <vt:lpwstr>10, 0, 1, 1</vt:lpwstr>
  </property>
</Properties>
</file>